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28F140" w14:textId="2E051AB7" w:rsidR="00442026" w:rsidRDefault="00CB3515" w:rsidP="008E42D3">
      <w:pPr>
        <w:pStyle w:val="Title"/>
      </w:pPr>
      <w:r w:rsidRPr="00CB3515">
        <w:t>QRISK bundle documentation</w:t>
      </w:r>
    </w:p>
    <w:p w14:paraId="22BBFB3E" w14:textId="77777777" w:rsidR="00F07547" w:rsidRPr="00F07547" w:rsidRDefault="00F07547" w:rsidP="00F07547"/>
    <w:sdt>
      <w:sdtPr>
        <w:id w:val="1683084755"/>
        <w:docPartObj>
          <w:docPartGallery w:val="Table of Contents"/>
          <w:docPartUnique/>
        </w:docPartObj>
      </w:sdtPr>
      <w:sdtEndPr>
        <w:rPr>
          <w:b/>
          <w:bCs/>
          <w:noProof/>
        </w:rPr>
      </w:sdtEndPr>
      <w:sdtContent>
        <w:p w14:paraId="20A24EF2" w14:textId="77777777" w:rsidR="006F424C" w:rsidRPr="00F07547" w:rsidRDefault="006F424C" w:rsidP="00F07547">
          <w:pPr>
            <w:rPr>
              <w:b/>
              <w:sz w:val="28"/>
            </w:rPr>
          </w:pPr>
          <w:r w:rsidRPr="00F07547">
            <w:rPr>
              <w:b/>
              <w:sz w:val="28"/>
            </w:rPr>
            <w:t>Contents</w:t>
          </w:r>
        </w:p>
        <w:p w14:paraId="37CA2E4F" w14:textId="07B5885C" w:rsidR="008549DF" w:rsidRDefault="006F424C">
          <w:pPr>
            <w:pStyle w:val="TOC1"/>
            <w:tabs>
              <w:tab w:val="left" w:pos="440"/>
              <w:tab w:val="right" w:leader="dot" w:pos="9736"/>
            </w:tabs>
            <w:rPr>
              <w:rFonts w:eastAsiaTheme="minorEastAsia"/>
              <w:noProof/>
              <w:lang w:eastAsia="en-GB"/>
            </w:rPr>
          </w:pPr>
          <w:r>
            <w:fldChar w:fldCharType="begin"/>
          </w:r>
          <w:r>
            <w:instrText xml:space="preserve"> TOC \o "1-3" \h \z \u </w:instrText>
          </w:r>
          <w:r>
            <w:fldChar w:fldCharType="separate"/>
          </w:r>
          <w:hyperlink w:anchor="_Toc22721602" w:history="1">
            <w:r w:rsidR="008549DF" w:rsidRPr="00EE40AE">
              <w:rPr>
                <w:rStyle w:val="Hyperlink"/>
                <w:noProof/>
              </w:rPr>
              <w:t>1</w:t>
            </w:r>
            <w:r w:rsidR="008549DF">
              <w:rPr>
                <w:rFonts w:eastAsiaTheme="minorEastAsia"/>
                <w:noProof/>
                <w:lang w:eastAsia="en-GB"/>
              </w:rPr>
              <w:tab/>
            </w:r>
            <w:r w:rsidR="008549DF" w:rsidRPr="00EE40AE">
              <w:rPr>
                <w:rStyle w:val="Hyperlink"/>
                <w:noProof/>
              </w:rPr>
              <w:t>Version control</w:t>
            </w:r>
            <w:r w:rsidR="008549DF">
              <w:rPr>
                <w:noProof/>
                <w:webHidden/>
              </w:rPr>
              <w:tab/>
            </w:r>
            <w:r w:rsidR="008549DF">
              <w:rPr>
                <w:noProof/>
                <w:webHidden/>
              </w:rPr>
              <w:fldChar w:fldCharType="begin"/>
            </w:r>
            <w:r w:rsidR="008549DF">
              <w:rPr>
                <w:noProof/>
                <w:webHidden/>
              </w:rPr>
              <w:instrText xml:space="preserve"> PAGEREF _Toc22721602 \h </w:instrText>
            </w:r>
            <w:r w:rsidR="008549DF">
              <w:rPr>
                <w:noProof/>
                <w:webHidden/>
              </w:rPr>
            </w:r>
            <w:r w:rsidR="008549DF">
              <w:rPr>
                <w:noProof/>
                <w:webHidden/>
              </w:rPr>
              <w:fldChar w:fldCharType="separate"/>
            </w:r>
            <w:r w:rsidR="00503F12">
              <w:rPr>
                <w:noProof/>
                <w:webHidden/>
              </w:rPr>
              <w:t>2</w:t>
            </w:r>
            <w:r w:rsidR="008549DF">
              <w:rPr>
                <w:noProof/>
                <w:webHidden/>
              </w:rPr>
              <w:fldChar w:fldCharType="end"/>
            </w:r>
          </w:hyperlink>
        </w:p>
        <w:p w14:paraId="625F65CA" w14:textId="2F79C20C" w:rsidR="008549DF" w:rsidRDefault="00DE5D3A">
          <w:pPr>
            <w:pStyle w:val="TOC1"/>
            <w:tabs>
              <w:tab w:val="left" w:pos="440"/>
              <w:tab w:val="right" w:leader="dot" w:pos="9736"/>
            </w:tabs>
            <w:rPr>
              <w:rFonts w:eastAsiaTheme="minorEastAsia"/>
              <w:noProof/>
              <w:lang w:eastAsia="en-GB"/>
            </w:rPr>
          </w:pPr>
          <w:hyperlink w:anchor="_Toc22721603" w:history="1">
            <w:r w:rsidR="008549DF" w:rsidRPr="00EE40AE">
              <w:rPr>
                <w:rStyle w:val="Hyperlink"/>
                <w:noProof/>
              </w:rPr>
              <w:t>2</w:t>
            </w:r>
            <w:r w:rsidR="008549DF">
              <w:rPr>
                <w:rFonts w:eastAsiaTheme="minorEastAsia"/>
                <w:noProof/>
                <w:lang w:eastAsia="en-GB"/>
              </w:rPr>
              <w:tab/>
            </w:r>
            <w:r w:rsidR="008549DF" w:rsidRPr="00EE40AE">
              <w:rPr>
                <w:rStyle w:val="Hyperlink"/>
                <w:noProof/>
              </w:rPr>
              <w:t>About QRISK</w:t>
            </w:r>
            <w:r w:rsidR="008549DF">
              <w:rPr>
                <w:noProof/>
                <w:webHidden/>
              </w:rPr>
              <w:tab/>
            </w:r>
            <w:r w:rsidR="008549DF">
              <w:rPr>
                <w:noProof/>
                <w:webHidden/>
              </w:rPr>
              <w:fldChar w:fldCharType="begin"/>
            </w:r>
            <w:r w:rsidR="008549DF">
              <w:rPr>
                <w:noProof/>
                <w:webHidden/>
              </w:rPr>
              <w:instrText xml:space="preserve"> PAGEREF _Toc22721603 \h </w:instrText>
            </w:r>
            <w:r w:rsidR="008549DF">
              <w:rPr>
                <w:noProof/>
                <w:webHidden/>
              </w:rPr>
            </w:r>
            <w:r w:rsidR="008549DF">
              <w:rPr>
                <w:noProof/>
                <w:webHidden/>
              </w:rPr>
              <w:fldChar w:fldCharType="separate"/>
            </w:r>
            <w:r w:rsidR="00503F12">
              <w:rPr>
                <w:noProof/>
                <w:webHidden/>
              </w:rPr>
              <w:t>2</w:t>
            </w:r>
            <w:r w:rsidR="008549DF">
              <w:rPr>
                <w:noProof/>
                <w:webHidden/>
              </w:rPr>
              <w:fldChar w:fldCharType="end"/>
            </w:r>
          </w:hyperlink>
        </w:p>
        <w:p w14:paraId="00D0CF1A" w14:textId="7486C1E1" w:rsidR="008549DF" w:rsidRDefault="00DE5D3A">
          <w:pPr>
            <w:pStyle w:val="TOC1"/>
            <w:tabs>
              <w:tab w:val="left" w:pos="440"/>
              <w:tab w:val="right" w:leader="dot" w:pos="9736"/>
            </w:tabs>
            <w:rPr>
              <w:rFonts w:eastAsiaTheme="minorEastAsia"/>
              <w:noProof/>
              <w:lang w:eastAsia="en-GB"/>
            </w:rPr>
          </w:pPr>
          <w:hyperlink w:anchor="_Toc22721604" w:history="1">
            <w:r w:rsidR="008549DF" w:rsidRPr="00EE40AE">
              <w:rPr>
                <w:rStyle w:val="Hyperlink"/>
                <w:noProof/>
              </w:rPr>
              <w:t>3</w:t>
            </w:r>
            <w:r w:rsidR="008549DF">
              <w:rPr>
                <w:rFonts w:eastAsiaTheme="minorEastAsia"/>
                <w:noProof/>
                <w:lang w:eastAsia="en-GB"/>
              </w:rPr>
              <w:tab/>
            </w:r>
            <w:r w:rsidR="008549DF" w:rsidRPr="00EE40AE">
              <w:rPr>
                <w:rStyle w:val="Hyperlink"/>
                <w:noProof/>
              </w:rPr>
              <w:t>About the QRISK bundle</w:t>
            </w:r>
            <w:r w:rsidR="008549DF">
              <w:rPr>
                <w:noProof/>
                <w:webHidden/>
              </w:rPr>
              <w:tab/>
            </w:r>
            <w:r w:rsidR="008549DF">
              <w:rPr>
                <w:noProof/>
                <w:webHidden/>
              </w:rPr>
              <w:fldChar w:fldCharType="begin"/>
            </w:r>
            <w:r w:rsidR="008549DF">
              <w:rPr>
                <w:noProof/>
                <w:webHidden/>
              </w:rPr>
              <w:instrText xml:space="preserve"> PAGEREF _Toc22721604 \h </w:instrText>
            </w:r>
            <w:r w:rsidR="008549DF">
              <w:rPr>
                <w:noProof/>
                <w:webHidden/>
              </w:rPr>
            </w:r>
            <w:r w:rsidR="008549DF">
              <w:rPr>
                <w:noProof/>
                <w:webHidden/>
              </w:rPr>
              <w:fldChar w:fldCharType="separate"/>
            </w:r>
            <w:r w:rsidR="00503F12">
              <w:rPr>
                <w:noProof/>
                <w:webHidden/>
              </w:rPr>
              <w:t>2</w:t>
            </w:r>
            <w:r w:rsidR="008549DF">
              <w:rPr>
                <w:noProof/>
                <w:webHidden/>
              </w:rPr>
              <w:fldChar w:fldCharType="end"/>
            </w:r>
          </w:hyperlink>
        </w:p>
        <w:p w14:paraId="65A5CE51" w14:textId="1EC2D293" w:rsidR="008549DF" w:rsidRDefault="00DE5D3A">
          <w:pPr>
            <w:pStyle w:val="TOC1"/>
            <w:tabs>
              <w:tab w:val="left" w:pos="440"/>
              <w:tab w:val="right" w:leader="dot" w:pos="9736"/>
            </w:tabs>
            <w:rPr>
              <w:rFonts w:eastAsiaTheme="minorEastAsia"/>
              <w:noProof/>
              <w:lang w:eastAsia="en-GB"/>
            </w:rPr>
          </w:pPr>
          <w:hyperlink w:anchor="_Toc22721605" w:history="1">
            <w:r w:rsidR="008549DF" w:rsidRPr="00EE40AE">
              <w:rPr>
                <w:rStyle w:val="Hyperlink"/>
                <w:noProof/>
              </w:rPr>
              <w:t>4</w:t>
            </w:r>
            <w:r w:rsidR="008549DF">
              <w:rPr>
                <w:rFonts w:eastAsiaTheme="minorEastAsia"/>
                <w:noProof/>
                <w:lang w:eastAsia="en-GB"/>
              </w:rPr>
              <w:tab/>
            </w:r>
            <w:r w:rsidR="008549DF" w:rsidRPr="00EE40AE">
              <w:rPr>
                <w:rStyle w:val="Hyperlink"/>
                <w:noProof/>
              </w:rPr>
              <w:t>Definition of variables included</w:t>
            </w:r>
            <w:r w:rsidR="008549DF">
              <w:rPr>
                <w:noProof/>
                <w:webHidden/>
              </w:rPr>
              <w:tab/>
            </w:r>
            <w:r w:rsidR="008549DF">
              <w:rPr>
                <w:noProof/>
                <w:webHidden/>
              </w:rPr>
              <w:fldChar w:fldCharType="begin"/>
            </w:r>
            <w:r w:rsidR="008549DF">
              <w:rPr>
                <w:noProof/>
                <w:webHidden/>
              </w:rPr>
              <w:instrText xml:space="preserve"> PAGEREF _Toc22721605 \h </w:instrText>
            </w:r>
            <w:r w:rsidR="008549DF">
              <w:rPr>
                <w:noProof/>
                <w:webHidden/>
              </w:rPr>
            </w:r>
            <w:r w:rsidR="008549DF">
              <w:rPr>
                <w:noProof/>
                <w:webHidden/>
              </w:rPr>
              <w:fldChar w:fldCharType="separate"/>
            </w:r>
            <w:r w:rsidR="00503F12">
              <w:rPr>
                <w:noProof/>
                <w:webHidden/>
              </w:rPr>
              <w:t>4</w:t>
            </w:r>
            <w:r w:rsidR="008549DF">
              <w:rPr>
                <w:noProof/>
                <w:webHidden/>
              </w:rPr>
              <w:fldChar w:fldCharType="end"/>
            </w:r>
          </w:hyperlink>
        </w:p>
        <w:p w14:paraId="24E8EA45" w14:textId="00D47FB5" w:rsidR="008549DF" w:rsidRDefault="00DE5D3A">
          <w:pPr>
            <w:pStyle w:val="TOC1"/>
            <w:tabs>
              <w:tab w:val="left" w:pos="440"/>
              <w:tab w:val="right" w:leader="dot" w:pos="9736"/>
            </w:tabs>
            <w:rPr>
              <w:rFonts w:eastAsiaTheme="minorEastAsia"/>
              <w:noProof/>
              <w:lang w:eastAsia="en-GB"/>
            </w:rPr>
          </w:pPr>
          <w:hyperlink w:anchor="_Toc22721606" w:history="1">
            <w:r w:rsidR="008549DF" w:rsidRPr="00EE40AE">
              <w:rPr>
                <w:rStyle w:val="Hyperlink"/>
                <w:noProof/>
              </w:rPr>
              <w:t>5</w:t>
            </w:r>
            <w:r w:rsidR="008549DF">
              <w:rPr>
                <w:rFonts w:eastAsiaTheme="minorEastAsia"/>
                <w:noProof/>
                <w:lang w:eastAsia="en-GB"/>
              </w:rPr>
              <w:tab/>
            </w:r>
            <w:r w:rsidR="008549DF" w:rsidRPr="00EE40AE">
              <w:rPr>
                <w:rStyle w:val="Hyperlink"/>
                <w:noProof/>
              </w:rPr>
              <w:t>Instructions for QRISK2 bundle use</w:t>
            </w:r>
            <w:r w:rsidR="008549DF">
              <w:rPr>
                <w:noProof/>
                <w:webHidden/>
              </w:rPr>
              <w:tab/>
            </w:r>
            <w:r w:rsidR="008549DF">
              <w:rPr>
                <w:noProof/>
                <w:webHidden/>
              </w:rPr>
              <w:fldChar w:fldCharType="begin"/>
            </w:r>
            <w:r w:rsidR="008549DF">
              <w:rPr>
                <w:noProof/>
                <w:webHidden/>
              </w:rPr>
              <w:instrText xml:space="preserve"> PAGEREF _Toc22721606 \h </w:instrText>
            </w:r>
            <w:r w:rsidR="008549DF">
              <w:rPr>
                <w:noProof/>
                <w:webHidden/>
              </w:rPr>
            </w:r>
            <w:r w:rsidR="008549DF">
              <w:rPr>
                <w:noProof/>
                <w:webHidden/>
              </w:rPr>
              <w:fldChar w:fldCharType="separate"/>
            </w:r>
            <w:r w:rsidR="00503F12">
              <w:rPr>
                <w:noProof/>
                <w:webHidden/>
              </w:rPr>
              <w:t>5</w:t>
            </w:r>
            <w:r w:rsidR="008549DF">
              <w:rPr>
                <w:noProof/>
                <w:webHidden/>
              </w:rPr>
              <w:fldChar w:fldCharType="end"/>
            </w:r>
          </w:hyperlink>
        </w:p>
        <w:p w14:paraId="16702D24" w14:textId="55BF2C8E" w:rsidR="008549DF" w:rsidRDefault="00DE5D3A">
          <w:pPr>
            <w:pStyle w:val="TOC2"/>
            <w:tabs>
              <w:tab w:val="left" w:pos="880"/>
              <w:tab w:val="right" w:leader="dot" w:pos="9736"/>
            </w:tabs>
            <w:rPr>
              <w:rFonts w:eastAsiaTheme="minorEastAsia"/>
              <w:noProof/>
              <w:lang w:eastAsia="en-GB"/>
            </w:rPr>
          </w:pPr>
          <w:hyperlink w:anchor="_Toc22721607" w:history="1">
            <w:r w:rsidR="008549DF" w:rsidRPr="00EE40AE">
              <w:rPr>
                <w:rStyle w:val="Hyperlink"/>
                <w:noProof/>
              </w:rPr>
              <w:t>5.1</w:t>
            </w:r>
            <w:r w:rsidR="008549DF">
              <w:rPr>
                <w:rFonts w:eastAsiaTheme="minorEastAsia"/>
                <w:noProof/>
                <w:lang w:eastAsia="en-GB"/>
              </w:rPr>
              <w:tab/>
            </w:r>
            <w:r w:rsidR="008549DF" w:rsidRPr="00EE40AE">
              <w:rPr>
                <w:rStyle w:val="Hyperlink"/>
                <w:noProof/>
              </w:rPr>
              <w:t>Setting global macros</w:t>
            </w:r>
            <w:r w:rsidR="008549DF">
              <w:rPr>
                <w:noProof/>
                <w:webHidden/>
              </w:rPr>
              <w:tab/>
            </w:r>
            <w:r w:rsidR="008549DF">
              <w:rPr>
                <w:noProof/>
                <w:webHidden/>
              </w:rPr>
              <w:fldChar w:fldCharType="begin"/>
            </w:r>
            <w:r w:rsidR="008549DF">
              <w:rPr>
                <w:noProof/>
                <w:webHidden/>
              </w:rPr>
              <w:instrText xml:space="preserve"> PAGEREF _Toc22721607 \h </w:instrText>
            </w:r>
            <w:r w:rsidR="008549DF">
              <w:rPr>
                <w:noProof/>
                <w:webHidden/>
              </w:rPr>
            </w:r>
            <w:r w:rsidR="008549DF">
              <w:rPr>
                <w:noProof/>
                <w:webHidden/>
              </w:rPr>
              <w:fldChar w:fldCharType="separate"/>
            </w:r>
            <w:r w:rsidR="00503F12">
              <w:rPr>
                <w:noProof/>
                <w:webHidden/>
              </w:rPr>
              <w:t>6</w:t>
            </w:r>
            <w:r w:rsidR="008549DF">
              <w:rPr>
                <w:noProof/>
                <w:webHidden/>
              </w:rPr>
              <w:fldChar w:fldCharType="end"/>
            </w:r>
          </w:hyperlink>
        </w:p>
        <w:p w14:paraId="688069E9" w14:textId="74FBE504" w:rsidR="008549DF" w:rsidRDefault="00DE5D3A">
          <w:pPr>
            <w:pStyle w:val="TOC2"/>
            <w:tabs>
              <w:tab w:val="left" w:pos="880"/>
              <w:tab w:val="right" w:leader="dot" w:pos="9736"/>
            </w:tabs>
            <w:rPr>
              <w:rFonts w:eastAsiaTheme="minorEastAsia"/>
              <w:noProof/>
              <w:lang w:eastAsia="en-GB"/>
            </w:rPr>
          </w:pPr>
          <w:hyperlink w:anchor="_Toc22721608" w:history="1">
            <w:r w:rsidR="008549DF" w:rsidRPr="00EE40AE">
              <w:rPr>
                <w:rStyle w:val="Hyperlink"/>
                <w:noProof/>
              </w:rPr>
              <w:t>5.2</w:t>
            </w:r>
            <w:r w:rsidR="008549DF">
              <w:rPr>
                <w:rFonts w:eastAsiaTheme="minorEastAsia"/>
                <w:noProof/>
                <w:lang w:eastAsia="en-GB"/>
              </w:rPr>
              <w:tab/>
            </w:r>
            <w:r w:rsidR="008549DF" w:rsidRPr="00EE40AE">
              <w:rPr>
                <w:rStyle w:val="Hyperlink"/>
                <w:noProof/>
              </w:rPr>
              <w:t>What you will need in memory</w:t>
            </w:r>
            <w:r w:rsidR="008549DF">
              <w:rPr>
                <w:noProof/>
                <w:webHidden/>
              </w:rPr>
              <w:tab/>
            </w:r>
            <w:r w:rsidR="008549DF">
              <w:rPr>
                <w:noProof/>
                <w:webHidden/>
              </w:rPr>
              <w:fldChar w:fldCharType="begin"/>
            </w:r>
            <w:r w:rsidR="008549DF">
              <w:rPr>
                <w:noProof/>
                <w:webHidden/>
              </w:rPr>
              <w:instrText xml:space="preserve"> PAGEREF _Toc22721608 \h </w:instrText>
            </w:r>
            <w:r w:rsidR="008549DF">
              <w:rPr>
                <w:noProof/>
                <w:webHidden/>
              </w:rPr>
            </w:r>
            <w:r w:rsidR="008549DF">
              <w:rPr>
                <w:noProof/>
                <w:webHidden/>
              </w:rPr>
              <w:fldChar w:fldCharType="separate"/>
            </w:r>
            <w:r w:rsidR="00503F12">
              <w:rPr>
                <w:noProof/>
                <w:webHidden/>
              </w:rPr>
              <w:t>6</w:t>
            </w:r>
            <w:r w:rsidR="008549DF">
              <w:rPr>
                <w:noProof/>
                <w:webHidden/>
              </w:rPr>
              <w:fldChar w:fldCharType="end"/>
            </w:r>
          </w:hyperlink>
        </w:p>
        <w:p w14:paraId="216BF374" w14:textId="306A2C67" w:rsidR="008549DF" w:rsidRDefault="00DE5D3A">
          <w:pPr>
            <w:pStyle w:val="TOC2"/>
            <w:tabs>
              <w:tab w:val="left" w:pos="880"/>
              <w:tab w:val="right" w:leader="dot" w:pos="9736"/>
            </w:tabs>
            <w:rPr>
              <w:rFonts w:eastAsiaTheme="minorEastAsia"/>
              <w:noProof/>
              <w:lang w:eastAsia="en-GB"/>
            </w:rPr>
          </w:pPr>
          <w:hyperlink w:anchor="_Toc22721609" w:history="1">
            <w:r w:rsidR="008549DF" w:rsidRPr="00EE40AE">
              <w:rPr>
                <w:rStyle w:val="Hyperlink"/>
                <w:noProof/>
              </w:rPr>
              <w:t>5.3</w:t>
            </w:r>
            <w:r w:rsidR="008549DF">
              <w:rPr>
                <w:rFonts w:eastAsiaTheme="minorEastAsia"/>
                <w:noProof/>
                <w:lang w:eastAsia="en-GB"/>
              </w:rPr>
              <w:tab/>
            </w:r>
            <w:r w:rsidR="008549DF" w:rsidRPr="00EE40AE">
              <w:rPr>
                <w:rStyle w:val="Hyperlink"/>
                <w:noProof/>
              </w:rPr>
              <w:t>Arguments</w:t>
            </w:r>
            <w:r w:rsidR="008549DF">
              <w:rPr>
                <w:noProof/>
                <w:webHidden/>
              </w:rPr>
              <w:tab/>
            </w:r>
            <w:r w:rsidR="008549DF">
              <w:rPr>
                <w:noProof/>
                <w:webHidden/>
              </w:rPr>
              <w:fldChar w:fldCharType="begin"/>
            </w:r>
            <w:r w:rsidR="008549DF">
              <w:rPr>
                <w:noProof/>
                <w:webHidden/>
              </w:rPr>
              <w:instrText xml:space="preserve"> PAGEREF _Toc22721609 \h </w:instrText>
            </w:r>
            <w:r w:rsidR="008549DF">
              <w:rPr>
                <w:noProof/>
                <w:webHidden/>
              </w:rPr>
            </w:r>
            <w:r w:rsidR="008549DF">
              <w:rPr>
                <w:noProof/>
                <w:webHidden/>
              </w:rPr>
              <w:fldChar w:fldCharType="separate"/>
            </w:r>
            <w:r w:rsidR="00503F12">
              <w:rPr>
                <w:noProof/>
                <w:webHidden/>
              </w:rPr>
              <w:t>6</w:t>
            </w:r>
            <w:r w:rsidR="008549DF">
              <w:rPr>
                <w:noProof/>
                <w:webHidden/>
              </w:rPr>
              <w:fldChar w:fldCharType="end"/>
            </w:r>
          </w:hyperlink>
        </w:p>
        <w:p w14:paraId="45675A85" w14:textId="7C889AFF" w:rsidR="008549DF" w:rsidRDefault="00DE5D3A">
          <w:pPr>
            <w:pStyle w:val="TOC2"/>
            <w:tabs>
              <w:tab w:val="left" w:pos="880"/>
              <w:tab w:val="right" w:leader="dot" w:pos="9736"/>
            </w:tabs>
            <w:rPr>
              <w:rFonts w:eastAsiaTheme="minorEastAsia"/>
              <w:noProof/>
              <w:lang w:eastAsia="en-GB"/>
            </w:rPr>
          </w:pPr>
          <w:hyperlink w:anchor="_Toc22721610" w:history="1">
            <w:r w:rsidR="008549DF" w:rsidRPr="00EE40AE">
              <w:rPr>
                <w:rStyle w:val="Hyperlink"/>
                <w:noProof/>
              </w:rPr>
              <w:t>5.4</w:t>
            </w:r>
            <w:r w:rsidR="008549DF">
              <w:rPr>
                <w:rFonts w:eastAsiaTheme="minorEastAsia"/>
                <w:noProof/>
                <w:lang w:eastAsia="en-GB"/>
              </w:rPr>
              <w:tab/>
            </w:r>
            <w:r w:rsidR="008549DF" w:rsidRPr="00EE40AE">
              <w:rPr>
                <w:rStyle w:val="Hyperlink"/>
                <w:noProof/>
              </w:rPr>
              <w:t>Example syntax for single point QRISK</w:t>
            </w:r>
            <w:r w:rsidR="008549DF">
              <w:rPr>
                <w:noProof/>
                <w:webHidden/>
              </w:rPr>
              <w:tab/>
            </w:r>
            <w:r w:rsidR="008549DF">
              <w:rPr>
                <w:noProof/>
                <w:webHidden/>
              </w:rPr>
              <w:fldChar w:fldCharType="begin"/>
            </w:r>
            <w:r w:rsidR="008549DF">
              <w:rPr>
                <w:noProof/>
                <w:webHidden/>
              </w:rPr>
              <w:instrText xml:space="preserve"> PAGEREF _Toc22721610 \h </w:instrText>
            </w:r>
            <w:r w:rsidR="008549DF">
              <w:rPr>
                <w:noProof/>
                <w:webHidden/>
              </w:rPr>
            </w:r>
            <w:r w:rsidR="008549DF">
              <w:rPr>
                <w:noProof/>
                <w:webHidden/>
              </w:rPr>
              <w:fldChar w:fldCharType="separate"/>
            </w:r>
            <w:r w:rsidR="00503F12">
              <w:rPr>
                <w:noProof/>
                <w:webHidden/>
              </w:rPr>
              <w:t>6</w:t>
            </w:r>
            <w:r w:rsidR="008549DF">
              <w:rPr>
                <w:noProof/>
                <w:webHidden/>
              </w:rPr>
              <w:fldChar w:fldCharType="end"/>
            </w:r>
          </w:hyperlink>
        </w:p>
        <w:p w14:paraId="29086EB1" w14:textId="6E493BA1" w:rsidR="008549DF" w:rsidRDefault="00DE5D3A">
          <w:pPr>
            <w:pStyle w:val="TOC3"/>
            <w:tabs>
              <w:tab w:val="left" w:pos="1320"/>
              <w:tab w:val="right" w:leader="dot" w:pos="9736"/>
            </w:tabs>
            <w:rPr>
              <w:rFonts w:eastAsiaTheme="minorEastAsia"/>
              <w:noProof/>
              <w:lang w:eastAsia="en-GB"/>
            </w:rPr>
          </w:pPr>
          <w:hyperlink w:anchor="_Toc22721611" w:history="1">
            <w:r w:rsidR="008549DF" w:rsidRPr="00EE40AE">
              <w:rPr>
                <w:rStyle w:val="Hyperlink"/>
                <w:noProof/>
              </w:rPr>
              <w:t>5.4.1</w:t>
            </w:r>
            <w:r w:rsidR="008549DF">
              <w:rPr>
                <w:rFonts w:eastAsiaTheme="minorEastAsia"/>
                <w:noProof/>
                <w:lang w:eastAsia="en-GB"/>
              </w:rPr>
              <w:tab/>
            </w:r>
            <w:r w:rsidR="008549DF" w:rsidRPr="00EE40AE">
              <w:rPr>
                <w:rStyle w:val="Hyperlink"/>
                <w:noProof/>
              </w:rPr>
              <w:t>Without Townsend</w:t>
            </w:r>
            <w:r w:rsidR="008549DF">
              <w:rPr>
                <w:noProof/>
                <w:webHidden/>
              </w:rPr>
              <w:tab/>
            </w:r>
            <w:r w:rsidR="008549DF">
              <w:rPr>
                <w:noProof/>
                <w:webHidden/>
              </w:rPr>
              <w:fldChar w:fldCharType="begin"/>
            </w:r>
            <w:r w:rsidR="008549DF">
              <w:rPr>
                <w:noProof/>
                <w:webHidden/>
              </w:rPr>
              <w:instrText xml:space="preserve"> PAGEREF _Toc22721611 \h </w:instrText>
            </w:r>
            <w:r w:rsidR="008549DF">
              <w:rPr>
                <w:noProof/>
                <w:webHidden/>
              </w:rPr>
            </w:r>
            <w:r w:rsidR="008549DF">
              <w:rPr>
                <w:noProof/>
                <w:webHidden/>
              </w:rPr>
              <w:fldChar w:fldCharType="separate"/>
            </w:r>
            <w:r w:rsidR="00503F12">
              <w:rPr>
                <w:noProof/>
                <w:webHidden/>
              </w:rPr>
              <w:t>7</w:t>
            </w:r>
            <w:r w:rsidR="008549DF">
              <w:rPr>
                <w:noProof/>
                <w:webHidden/>
              </w:rPr>
              <w:fldChar w:fldCharType="end"/>
            </w:r>
          </w:hyperlink>
        </w:p>
        <w:p w14:paraId="438B55FD" w14:textId="57BD056B" w:rsidR="008549DF" w:rsidRDefault="00DE5D3A">
          <w:pPr>
            <w:pStyle w:val="TOC3"/>
            <w:tabs>
              <w:tab w:val="left" w:pos="1320"/>
              <w:tab w:val="right" w:leader="dot" w:pos="9736"/>
            </w:tabs>
            <w:rPr>
              <w:rFonts w:eastAsiaTheme="minorEastAsia"/>
              <w:noProof/>
              <w:lang w:eastAsia="en-GB"/>
            </w:rPr>
          </w:pPr>
          <w:hyperlink w:anchor="_Toc22721612" w:history="1">
            <w:r w:rsidR="008549DF" w:rsidRPr="00EE40AE">
              <w:rPr>
                <w:rStyle w:val="Hyperlink"/>
                <w:noProof/>
              </w:rPr>
              <w:t>5.4.2</w:t>
            </w:r>
            <w:r w:rsidR="008549DF">
              <w:rPr>
                <w:rFonts w:eastAsiaTheme="minorEastAsia"/>
                <w:noProof/>
                <w:lang w:eastAsia="en-GB"/>
              </w:rPr>
              <w:tab/>
            </w:r>
            <w:r w:rsidR="008549DF" w:rsidRPr="00EE40AE">
              <w:rPr>
                <w:rStyle w:val="Hyperlink"/>
                <w:noProof/>
              </w:rPr>
              <w:t>With practice level Townsend</w:t>
            </w:r>
            <w:r w:rsidR="008549DF">
              <w:rPr>
                <w:noProof/>
                <w:webHidden/>
              </w:rPr>
              <w:tab/>
            </w:r>
            <w:r w:rsidR="008549DF">
              <w:rPr>
                <w:noProof/>
                <w:webHidden/>
              </w:rPr>
              <w:fldChar w:fldCharType="begin"/>
            </w:r>
            <w:r w:rsidR="008549DF">
              <w:rPr>
                <w:noProof/>
                <w:webHidden/>
              </w:rPr>
              <w:instrText xml:space="preserve"> PAGEREF _Toc22721612 \h </w:instrText>
            </w:r>
            <w:r w:rsidR="008549DF">
              <w:rPr>
                <w:noProof/>
                <w:webHidden/>
              </w:rPr>
            </w:r>
            <w:r w:rsidR="008549DF">
              <w:rPr>
                <w:noProof/>
                <w:webHidden/>
              </w:rPr>
              <w:fldChar w:fldCharType="separate"/>
            </w:r>
            <w:r w:rsidR="00503F12">
              <w:rPr>
                <w:noProof/>
                <w:webHidden/>
              </w:rPr>
              <w:t>7</w:t>
            </w:r>
            <w:r w:rsidR="008549DF">
              <w:rPr>
                <w:noProof/>
                <w:webHidden/>
              </w:rPr>
              <w:fldChar w:fldCharType="end"/>
            </w:r>
          </w:hyperlink>
        </w:p>
        <w:p w14:paraId="536EB502" w14:textId="27C99059" w:rsidR="008549DF" w:rsidRDefault="00DE5D3A">
          <w:pPr>
            <w:pStyle w:val="TOC3"/>
            <w:tabs>
              <w:tab w:val="left" w:pos="1320"/>
              <w:tab w:val="right" w:leader="dot" w:pos="9736"/>
            </w:tabs>
            <w:rPr>
              <w:rFonts w:eastAsiaTheme="minorEastAsia"/>
              <w:noProof/>
              <w:lang w:eastAsia="en-GB"/>
            </w:rPr>
          </w:pPr>
          <w:hyperlink w:anchor="_Toc22721613" w:history="1">
            <w:r w:rsidR="008549DF" w:rsidRPr="00EE40AE">
              <w:rPr>
                <w:rStyle w:val="Hyperlink"/>
                <w:noProof/>
              </w:rPr>
              <w:t>5.4.3</w:t>
            </w:r>
            <w:r w:rsidR="008549DF">
              <w:rPr>
                <w:rFonts w:eastAsiaTheme="minorEastAsia"/>
                <w:noProof/>
                <w:lang w:eastAsia="en-GB"/>
              </w:rPr>
              <w:tab/>
            </w:r>
            <w:r w:rsidR="008549DF" w:rsidRPr="00EE40AE">
              <w:rPr>
                <w:rStyle w:val="Hyperlink"/>
                <w:noProof/>
              </w:rPr>
              <w:t>With patient level Townsend</w:t>
            </w:r>
            <w:r w:rsidR="008549DF">
              <w:rPr>
                <w:noProof/>
                <w:webHidden/>
              </w:rPr>
              <w:tab/>
            </w:r>
            <w:r w:rsidR="008549DF">
              <w:rPr>
                <w:noProof/>
                <w:webHidden/>
              </w:rPr>
              <w:fldChar w:fldCharType="begin"/>
            </w:r>
            <w:r w:rsidR="008549DF">
              <w:rPr>
                <w:noProof/>
                <w:webHidden/>
              </w:rPr>
              <w:instrText xml:space="preserve"> PAGEREF _Toc22721613 \h </w:instrText>
            </w:r>
            <w:r w:rsidR="008549DF">
              <w:rPr>
                <w:noProof/>
                <w:webHidden/>
              </w:rPr>
            </w:r>
            <w:r w:rsidR="008549DF">
              <w:rPr>
                <w:noProof/>
                <w:webHidden/>
              </w:rPr>
              <w:fldChar w:fldCharType="separate"/>
            </w:r>
            <w:r w:rsidR="00503F12">
              <w:rPr>
                <w:noProof/>
                <w:webHidden/>
              </w:rPr>
              <w:t>7</w:t>
            </w:r>
            <w:r w:rsidR="008549DF">
              <w:rPr>
                <w:noProof/>
                <w:webHidden/>
              </w:rPr>
              <w:fldChar w:fldCharType="end"/>
            </w:r>
          </w:hyperlink>
        </w:p>
        <w:p w14:paraId="5922EF5B" w14:textId="2FF35A10" w:rsidR="008549DF" w:rsidRDefault="00DE5D3A">
          <w:pPr>
            <w:pStyle w:val="TOC2"/>
            <w:tabs>
              <w:tab w:val="left" w:pos="880"/>
              <w:tab w:val="right" w:leader="dot" w:pos="9736"/>
            </w:tabs>
            <w:rPr>
              <w:rFonts w:eastAsiaTheme="minorEastAsia"/>
              <w:noProof/>
              <w:lang w:eastAsia="en-GB"/>
            </w:rPr>
          </w:pPr>
          <w:hyperlink w:anchor="_Toc22721614" w:history="1">
            <w:r w:rsidR="008549DF" w:rsidRPr="00EE40AE">
              <w:rPr>
                <w:rStyle w:val="Hyperlink"/>
                <w:noProof/>
              </w:rPr>
              <w:t>5.5</w:t>
            </w:r>
            <w:r w:rsidR="008549DF">
              <w:rPr>
                <w:rFonts w:eastAsiaTheme="minorEastAsia"/>
                <w:noProof/>
                <w:lang w:eastAsia="en-GB"/>
              </w:rPr>
              <w:tab/>
            </w:r>
            <w:r w:rsidR="008549DF" w:rsidRPr="00EE40AE">
              <w:rPr>
                <w:rStyle w:val="Hyperlink"/>
                <w:noProof/>
              </w:rPr>
              <w:t>Example syntax for time updating QRISK</w:t>
            </w:r>
            <w:r w:rsidR="008549DF">
              <w:rPr>
                <w:noProof/>
                <w:webHidden/>
              </w:rPr>
              <w:tab/>
            </w:r>
            <w:r w:rsidR="008549DF">
              <w:rPr>
                <w:noProof/>
                <w:webHidden/>
              </w:rPr>
              <w:fldChar w:fldCharType="begin"/>
            </w:r>
            <w:r w:rsidR="008549DF">
              <w:rPr>
                <w:noProof/>
                <w:webHidden/>
              </w:rPr>
              <w:instrText xml:space="preserve"> PAGEREF _Toc22721614 \h </w:instrText>
            </w:r>
            <w:r w:rsidR="008549DF">
              <w:rPr>
                <w:noProof/>
                <w:webHidden/>
              </w:rPr>
            </w:r>
            <w:r w:rsidR="008549DF">
              <w:rPr>
                <w:noProof/>
                <w:webHidden/>
              </w:rPr>
              <w:fldChar w:fldCharType="separate"/>
            </w:r>
            <w:r w:rsidR="00503F12">
              <w:rPr>
                <w:noProof/>
                <w:webHidden/>
              </w:rPr>
              <w:t>7</w:t>
            </w:r>
            <w:r w:rsidR="008549DF">
              <w:rPr>
                <w:noProof/>
                <w:webHidden/>
              </w:rPr>
              <w:fldChar w:fldCharType="end"/>
            </w:r>
          </w:hyperlink>
        </w:p>
        <w:p w14:paraId="2C4569E6" w14:textId="45C8003A" w:rsidR="008549DF" w:rsidRDefault="00DE5D3A">
          <w:pPr>
            <w:pStyle w:val="TOC3"/>
            <w:tabs>
              <w:tab w:val="left" w:pos="1320"/>
              <w:tab w:val="right" w:leader="dot" w:pos="9736"/>
            </w:tabs>
            <w:rPr>
              <w:rFonts w:eastAsiaTheme="minorEastAsia"/>
              <w:noProof/>
              <w:lang w:eastAsia="en-GB"/>
            </w:rPr>
          </w:pPr>
          <w:hyperlink w:anchor="_Toc22721615" w:history="1">
            <w:r w:rsidR="008549DF" w:rsidRPr="00EE40AE">
              <w:rPr>
                <w:rStyle w:val="Hyperlink"/>
                <w:noProof/>
              </w:rPr>
              <w:t>5.5.1</w:t>
            </w:r>
            <w:r w:rsidR="008549DF">
              <w:rPr>
                <w:rFonts w:eastAsiaTheme="minorEastAsia"/>
                <w:noProof/>
                <w:lang w:eastAsia="en-GB"/>
              </w:rPr>
              <w:tab/>
            </w:r>
            <w:r w:rsidR="008549DF" w:rsidRPr="00EE40AE">
              <w:rPr>
                <w:rStyle w:val="Hyperlink"/>
                <w:noProof/>
              </w:rPr>
              <w:t>Without Townsend</w:t>
            </w:r>
            <w:r w:rsidR="008549DF">
              <w:rPr>
                <w:noProof/>
                <w:webHidden/>
              </w:rPr>
              <w:tab/>
            </w:r>
            <w:r w:rsidR="008549DF">
              <w:rPr>
                <w:noProof/>
                <w:webHidden/>
              </w:rPr>
              <w:fldChar w:fldCharType="begin"/>
            </w:r>
            <w:r w:rsidR="008549DF">
              <w:rPr>
                <w:noProof/>
                <w:webHidden/>
              </w:rPr>
              <w:instrText xml:space="preserve"> PAGEREF _Toc22721615 \h </w:instrText>
            </w:r>
            <w:r w:rsidR="008549DF">
              <w:rPr>
                <w:noProof/>
                <w:webHidden/>
              </w:rPr>
            </w:r>
            <w:r w:rsidR="008549DF">
              <w:rPr>
                <w:noProof/>
                <w:webHidden/>
              </w:rPr>
              <w:fldChar w:fldCharType="separate"/>
            </w:r>
            <w:r w:rsidR="00503F12">
              <w:rPr>
                <w:noProof/>
                <w:webHidden/>
              </w:rPr>
              <w:t>7</w:t>
            </w:r>
            <w:r w:rsidR="008549DF">
              <w:rPr>
                <w:noProof/>
                <w:webHidden/>
              </w:rPr>
              <w:fldChar w:fldCharType="end"/>
            </w:r>
          </w:hyperlink>
        </w:p>
        <w:p w14:paraId="7DFC6F59" w14:textId="52D96AF1" w:rsidR="008549DF" w:rsidRDefault="00DE5D3A">
          <w:pPr>
            <w:pStyle w:val="TOC1"/>
            <w:tabs>
              <w:tab w:val="left" w:pos="440"/>
              <w:tab w:val="right" w:leader="dot" w:pos="9736"/>
            </w:tabs>
            <w:rPr>
              <w:rFonts w:eastAsiaTheme="minorEastAsia"/>
              <w:noProof/>
              <w:lang w:eastAsia="en-GB"/>
            </w:rPr>
          </w:pPr>
          <w:hyperlink w:anchor="_Toc22721616" w:history="1">
            <w:r w:rsidR="008549DF" w:rsidRPr="00EE40AE">
              <w:rPr>
                <w:rStyle w:val="Hyperlink"/>
                <w:noProof/>
              </w:rPr>
              <w:t>6</w:t>
            </w:r>
            <w:r w:rsidR="008549DF">
              <w:rPr>
                <w:rFonts w:eastAsiaTheme="minorEastAsia"/>
                <w:noProof/>
                <w:lang w:eastAsia="en-GB"/>
              </w:rPr>
              <w:tab/>
            </w:r>
            <w:r w:rsidR="008549DF" w:rsidRPr="00EE40AE">
              <w:rPr>
                <w:rStyle w:val="Hyperlink"/>
                <w:noProof/>
              </w:rPr>
              <w:t>What do the programs do?</w:t>
            </w:r>
            <w:r w:rsidR="008549DF">
              <w:rPr>
                <w:noProof/>
                <w:webHidden/>
              </w:rPr>
              <w:tab/>
            </w:r>
            <w:r w:rsidR="008549DF">
              <w:rPr>
                <w:noProof/>
                <w:webHidden/>
              </w:rPr>
              <w:fldChar w:fldCharType="begin"/>
            </w:r>
            <w:r w:rsidR="008549DF">
              <w:rPr>
                <w:noProof/>
                <w:webHidden/>
              </w:rPr>
              <w:instrText xml:space="preserve"> PAGEREF _Toc22721616 \h </w:instrText>
            </w:r>
            <w:r w:rsidR="008549DF">
              <w:rPr>
                <w:noProof/>
                <w:webHidden/>
              </w:rPr>
            </w:r>
            <w:r w:rsidR="008549DF">
              <w:rPr>
                <w:noProof/>
                <w:webHidden/>
              </w:rPr>
              <w:fldChar w:fldCharType="separate"/>
            </w:r>
            <w:r w:rsidR="00503F12">
              <w:rPr>
                <w:noProof/>
                <w:webHidden/>
              </w:rPr>
              <w:t>8</w:t>
            </w:r>
            <w:r w:rsidR="008549DF">
              <w:rPr>
                <w:noProof/>
                <w:webHidden/>
              </w:rPr>
              <w:fldChar w:fldCharType="end"/>
            </w:r>
          </w:hyperlink>
        </w:p>
        <w:p w14:paraId="58489E85" w14:textId="02F97C0E" w:rsidR="008549DF" w:rsidRDefault="00DE5D3A">
          <w:pPr>
            <w:pStyle w:val="TOC2"/>
            <w:tabs>
              <w:tab w:val="left" w:pos="880"/>
              <w:tab w:val="right" w:leader="dot" w:pos="9736"/>
            </w:tabs>
            <w:rPr>
              <w:rFonts w:eastAsiaTheme="minorEastAsia"/>
              <w:noProof/>
              <w:lang w:eastAsia="en-GB"/>
            </w:rPr>
          </w:pPr>
          <w:hyperlink w:anchor="_Toc22721617" w:history="1">
            <w:r w:rsidR="008549DF" w:rsidRPr="00EE40AE">
              <w:rPr>
                <w:rStyle w:val="Hyperlink"/>
                <w:noProof/>
              </w:rPr>
              <w:t>6.1</w:t>
            </w:r>
            <w:r w:rsidR="008549DF">
              <w:rPr>
                <w:rFonts w:eastAsiaTheme="minorEastAsia"/>
                <w:noProof/>
                <w:lang w:eastAsia="en-GB"/>
              </w:rPr>
              <w:tab/>
            </w:r>
            <w:r w:rsidR="008549DF" w:rsidRPr="00EE40AE">
              <w:rPr>
                <w:rStyle w:val="Hyperlink"/>
                <w:noProof/>
              </w:rPr>
              <w:t>Explanation of the pr_qrisk2 program</w:t>
            </w:r>
            <w:r w:rsidR="008549DF">
              <w:rPr>
                <w:noProof/>
                <w:webHidden/>
              </w:rPr>
              <w:tab/>
            </w:r>
            <w:r w:rsidR="008549DF">
              <w:rPr>
                <w:noProof/>
                <w:webHidden/>
              </w:rPr>
              <w:fldChar w:fldCharType="begin"/>
            </w:r>
            <w:r w:rsidR="008549DF">
              <w:rPr>
                <w:noProof/>
                <w:webHidden/>
              </w:rPr>
              <w:instrText xml:space="preserve"> PAGEREF _Toc22721617 \h </w:instrText>
            </w:r>
            <w:r w:rsidR="008549DF">
              <w:rPr>
                <w:noProof/>
                <w:webHidden/>
              </w:rPr>
            </w:r>
            <w:r w:rsidR="008549DF">
              <w:rPr>
                <w:noProof/>
                <w:webHidden/>
              </w:rPr>
              <w:fldChar w:fldCharType="separate"/>
            </w:r>
            <w:r w:rsidR="00503F12">
              <w:rPr>
                <w:noProof/>
                <w:webHidden/>
              </w:rPr>
              <w:t>9</w:t>
            </w:r>
            <w:r w:rsidR="008549DF">
              <w:rPr>
                <w:noProof/>
                <w:webHidden/>
              </w:rPr>
              <w:fldChar w:fldCharType="end"/>
            </w:r>
          </w:hyperlink>
        </w:p>
        <w:p w14:paraId="74F63173" w14:textId="55E1C19C" w:rsidR="008549DF" w:rsidRDefault="00DE5D3A">
          <w:pPr>
            <w:pStyle w:val="TOC2"/>
            <w:tabs>
              <w:tab w:val="left" w:pos="880"/>
              <w:tab w:val="right" w:leader="dot" w:pos="9736"/>
            </w:tabs>
            <w:rPr>
              <w:rFonts w:eastAsiaTheme="minorEastAsia"/>
              <w:noProof/>
              <w:lang w:eastAsia="en-GB"/>
            </w:rPr>
          </w:pPr>
          <w:hyperlink w:anchor="_Toc22721618" w:history="1">
            <w:r w:rsidR="008549DF" w:rsidRPr="00EE40AE">
              <w:rPr>
                <w:rStyle w:val="Hyperlink"/>
                <w:noProof/>
              </w:rPr>
              <w:t>6.2</w:t>
            </w:r>
            <w:r w:rsidR="008549DF">
              <w:rPr>
                <w:rFonts w:eastAsiaTheme="minorEastAsia"/>
                <w:noProof/>
                <w:lang w:eastAsia="en-GB"/>
              </w:rPr>
              <w:tab/>
            </w:r>
            <w:r w:rsidR="008549DF" w:rsidRPr="00EE40AE">
              <w:rPr>
                <w:rStyle w:val="Hyperlink"/>
                <w:noProof/>
              </w:rPr>
              <w:t>Explanation of one of the program files for single point QRISK do files</w:t>
            </w:r>
            <w:r w:rsidR="008549DF">
              <w:rPr>
                <w:noProof/>
                <w:webHidden/>
              </w:rPr>
              <w:tab/>
            </w:r>
            <w:r w:rsidR="008549DF">
              <w:rPr>
                <w:noProof/>
                <w:webHidden/>
              </w:rPr>
              <w:fldChar w:fldCharType="begin"/>
            </w:r>
            <w:r w:rsidR="008549DF">
              <w:rPr>
                <w:noProof/>
                <w:webHidden/>
              </w:rPr>
              <w:instrText xml:space="preserve"> PAGEREF _Toc22721618 \h </w:instrText>
            </w:r>
            <w:r w:rsidR="008549DF">
              <w:rPr>
                <w:noProof/>
                <w:webHidden/>
              </w:rPr>
            </w:r>
            <w:r w:rsidR="008549DF">
              <w:rPr>
                <w:noProof/>
                <w:webHidden/>
              </w:rPr>
              <w:fldChar w:fldCharType="separate"/>
            </w:r>
            <w:r w:rsidR="00503F12">
              <w:rPr>
                <w:noProof/>
                <w:webHidden/>
              </w:rPr>
              <w:t>10</w:t>
            </w:r>
            <w:r w:rsidR="008549DF">
              <w:rPr>
                <w:noProof/>
                <w:webHidden/>
              </w:rPr>
              <w:fldChar w:fldCharType="end"/>
            </w:r>
          </w:hyperlink>
        </w:p>
        <w:p w14:paraId="23D40084" w14:textId="016C6F47" w:rsidR="008549DF" w:rsidRDefault="00DE5D3A">
          <w:pPr>
            <w:pStyle w:val="TOC2"/>
            <w:tabs>
              <w:tab w:val="left" w:pos="880"/>
              <w:tab w:val="right" w:leader="dot" w:pos="9736"/>
            </w:tabs>
            <w:rPr>
              <w:rFonts w:eastAsiaTheme="minorEastAsia"/>
              <w:noProof/>
              <w:lang w:eastAsia="en-GB"/>
            </w:rPr>
          </w:pPr>
          <w:hyperlink w:anchor="_Toc22721619" w:history="1">
            <w:r w:rsidR="008549DF" w:rsidRPr="00EE40AE">
              <w:rPr>
                <w:rStyle w:val="Hyperlink"/>
                <w:noProof/>
              </w:rPr>
              <w:t>6.3</w:t>
            </w:r>
            <w:r w:rsidR="008549DF">
              <w:rPr>
                <w:rFonts w:eastAsiaTheme="minorEastAsia"/>
                <w:noProof/>
                <w:lang w:eastAsia="en-GB"/>
              </w:rPr>
              <w:tab/>
            </w:r>
            <w:r w:rsidR="008549DF" w:rsidRPr="00EE40AE">
              <w:rPr>
                <w:rStyle w:val="Hyperlink"/>
                <w:noProof/>
              </w:rPr>
              <w:t>Explanation of one of the program files for time updating QRISK2 do files</w:t>
            </w:r>
            <w:r w:rsidR="008549DF">
              <w:rPr>
                <w:noProof/>
                <w:webHidden/>
              </w:rPr>
              <w:tab/>
            </w:r>
            <w:r w:rsidR="008549DF">
              <w:rPr>
                <w:noProof/>
                <w:webHidden/>
              </w:rPr>
              <w:fldChar w:fldCharType="begin"/>
            </w:r>
            <w:r w:rsidR="008549DF">
              <w:rPr>
                <w:noProof/>
                <w:webHidden/>
              </w:rPr>
              <w:instrText xml:space="preserve"> PAGEREF _Toc22721619 \h </w:instrText>
            </w:r>
            <w:r w:rsidR="008549DF">
              <w:rPr>
                <w:noProof/>
                <w:webHidden/>
              </w:rPr>
            </w:r>
            <w:r w:rsidR="008549DF">
              <w:rPr>
                <w:noProof/>
                <w:webHidden/>
              </w:rPr>
              <w:fldChar w:fldCharType="separate"/>
            </w:r>
            <w:r w:rsidR="00503F12">
              <w:rPr>
                <w:noProof/>
                <w:webHidden/>
              </w:rPr>
              <w:t>10</w:t>
            </w:r>
            <w:r w:rsidR="008549DF">
              <w:rPr>
                <w:noProof/>
                <w:webHidden/>
              </w:rPr>
              <w:fldChar w:fldCharType="end"/>
            </w:r>
          </w:hyperlink>
        </w:p>
        <w:p w14:paraId="1724859F" w14:textId="32343034" w:rsidR="008549DF" w:rsidRDefault="00DE5D3A">
          <w:pPr>
            <w:pStyle w:val="TOC1"/>
            <w:tabs>
              <w:tab w:val="left" w:pos="440"/>
              <w:tab w:val="right" w:leader="dot" w:pos="9736"/>
            </w:tabs>
            <w:rPr>
              <w:rFonts w:eastAsiaTheme="minorEastAsia"/>
              <w:noProof/>
              <w:lang w:eastAsia="en-GB"/>
            </w:rPr>
          </w:pPr>
          <w:hyperlink w:anchor="_Toc22721620" w:history="1">
            <w:r w:rsidR="008549DF" w:rsidRPr="00EE40AE">
              <w:rPr>
                <w:rStyle w:val="Hyperlink"/>
                <w:noProof/>
              </w:rPr>
              <w:t>7</w:t>
            </w:r>
            <w:r w:rsidR="008549DF">
              <w:rPr>
                <w:rFonts w:eastAsiaTheme="minorEastAsia"/>
                <w:noProof/>
                <w:lang w:eastAsia="en-GB"/>
              </w:rPr>
              <w:tab/>
            </w:r>
            <w:r w:rsidR="008549DF" w:rsidRPr="00EE40AE">
              <w:rPr>
                <w:rStyle w:val="Hyperlink"/>
                <w:noProof/>
              </w:rPr>
              <w:t>Comparing our calculated score to a GP calculated score</w:t>
            </w:r>
            <w:r w:rsidR="008549DF">
              <w:rPr>
                <w:noProof/>
                <w:webHidden/>
              </w:rPr>
              <w:tab/>
            </w:r>
            <w:r w:rsidR="008549DF">
              <w:rPr>
                <w:noProof/>
                <w:webHidden/>
              </w:rPr>
              <w:fldChar w:fldCharType="begin"/>
            </w:r>
            <w:r w:rsidR="008549DF">
              <w:rPr>
                <w:noProof/>
                <w:webHidden/>
              </w:rPr>
              <w:instrText xml:space="preserve"> PAGEREF _Toc22721620 \h </w:instrText>
            </w:r>
            <w:r w:rsidR="008549DF">
              <w:rPr>
                <w:noProof/>
                <w:webHidden/>
              </w:rPr>
            </w:r>
            <w:r w:rsidR="008549DF">
              <w:rPr>
                <w:noProof/>
                <w:webHidden/>
              </w:rPr>
              <w:fldChar w:fldCharType="separate"/>
            </w:r>
            <w:r w:rsidR="00503F12">
              <w:rPr>
                <w:noProof/>
                <w:webHidden/>
              </w:rPr>
              <w:t>12</w:t>
            </w:r>
            <w:r w:rsidR="008549DF">
              <w:rPr>
                <w:noProof/>
                <w:webHidden/>
              </w:rPr>
              <w:fldChar w:fldCharType="end"/>
            </w:r>
          </w:hyperlink>
        </w:p>
        <w:p w14:paraId="6F26EB0B" w14:textId="322254C9" w:rsidR="008549DF" w:rsidRDefault="00DE5D3A">
          <w:pPr>
            <w:pStyle w:val="TOC2"/>
            <w:tabs>
              <w:tab w:val="left" w:pos="880"/>
              <w:tab w:val="right" w:leader="dot" w:pos="9736"/>
            </w:tabs>
            <w:rPr>
              <w:rFonts w:eastAsiaTheme="minorEastAsia"/>
              <w:noProof/>
              <w:lang w:eastAsia="en-GB"/>
            </w:rPr>
          </w:pPr>
          <w:hyperlink w:anchor="_Toc22721621" w:history="1">
            <w:r w:rsidR="008549DF" w:rsidRPr="00EE40AE">
              <w:rPr>
                <w:rStyle w:val="Hyperlink"/>
                <w:noProof/>
              </w:rPr>
              <w:t>7.1</w:t>
            </w:r>
            <w:r w:rsidR="008549DF">
              <w:rPr>
                <w:rFonts w:eastAsiaTheme="minorEastAsia"/>
                <w:noProof/>
                <w:lang w:eastAsia="en-GB"/>
              </w:rPr>
              <w:tab/>
            </w:r>
            <w:r w:rsidR="008549DF" w:rsidRPr="00EE40AE">
              <w:rPr>
                <w:rStyle w:val="Hyperlink"/>
                <w:noProof/>
              </w:rPr>
              <w:t>Non time-updating</w:t>
            </w:r>
            <w:r w:rsidR="008549DF">
              <w:rPr>
                <w:noProof/>
                <w:webHidden/>
              </w:rPr>
              <w:tab/>
            </w:r>
            <w:r w:rsidR="008549DF">
              <w:rPr>
                <w:noProof/>
                <w:webHidden/>
              </w:rPr>
              <w:fldChar w:fldCharType="begin"/>
            </w:r>
            <w:r w:rsidR="008549DF">
              <w:rPr>
                <w:noProof/>
                <w:webHidden/>
              </w:rPr>
              <w:instrText xml:space="preserve"> PAGEREF _Toc22721621 \h </w:instrText>
            </w:r>
            <w:r w:rsidR="008549DF">
              <w:rPr>
                <w:noProof/>
                <w:webHidden/>
              </w:rPr>
            </w:r>
            <w:r w:rsidR="008549DF">
              <w:rPr>
                <w:noProof/>
                <w:webHidden/>
              </w:rPr>
              <w:fldChar w:fldCharType="separate"/>
            </w:r>
            <w:r w:rsidR="00503F12">
              <w:rPr>
                <w:noProof/>
                <w:webHidden/>
              </w:rPr>
              <w:t>12</w:t>
            </w:r>
            <w:r w:rsidR="008549DF">
              <w:rPr>
                <w:noProof/>
                <w:webHidden/>
              </w:rPr>
              <w:fldChar w:fldCharType="end"/>
            </w:r>
          </w:hyperlink>
        </w:p>
        <w:p w14:paraId="4313ED5F" w14:textId="27F3AF07" w:rsidR="008549DF" w:rsidRDefault="00DE5D3A">
          <w:pPr>
            <w:pStyle w:val="TOC2"/>
            <w:tabs>
              <w:tab w:val="left" w:pos="880"/>
              <w:tab w:val="right" w:leader="dot" w:pos="9736"/>
            </w:tabs>
            <w:rPr>
              <w:rFonts w:eastAsiaTheme="minorEastAsia"/>
              <w:noProof/>
              <w:lang w:eastAsia="en-GB"/>
            </w:rPr>
          </w:pPr>
          <w:hyperlink w:anchor="_Toc22721622" w:history="1">
            <w:r w:rsidR="008549DF" w:rsidRPr="00EE40AE">
              <w:rPr>
                <w:rStyle w:val="Hyperlink"/>
                <w:noProof/>
              </w:rPr>
              <w:t>7.2</w:t>
            </w:r>
            <w:r w:rsidR="008549DF">
              <w:rPr>
                <w:rFonts w:eastAsiaTheme="minorEastAsia"/>
                <w:noProof/>
                <w:lang w:eastAsia="en-GB"/>
              </w:rPr>
              <w:tab/>
            </w:r>
            <w:r w:rsidR="008549DF" w:rsidRPr="00EE40AE">
              <w:rPr>
                <w:rStyle w:val="Hyperlink"/>
                <w:noProof/>
              </w:rPr>
              <w:t>Time updating</w:t>
            </w:r>
            <w:r w:rsidR="008549DF">
              <w:rPr>
                <w:noProof/>
                <w:webHidden/>
              </w:rPr>
              <w:tab/>
            </w:r>
            <w:r w:rsidR="008549DF">
              <w:rPr>
                <w:noProof/>
                <w:webHidden/>
              </w:rPr>
              <w:fldChar w:fldCharType="begin"/>
            </w:r>
            <w:r w:rsidR="008549DF">
              <w:rPr>
                <w:noProof/>
                <w:webHidden/>
              </w:rPr>
              <w:instrText xml:space="preserve"> PAGEREF _Toc22721622 \h </w:instrText>
            </w:r>
            <w:r w:rsidR="008549DF">
              <w:rPr>
                <w:noProof/>
                <w:webHidden/>
              </w:rPr>
            </w:r>
            <w:r w:rsidR="008549DF">
              <w:rPr>
                <w:noProof/>
                <w:webHidden/>
              </w:rPr>
              <w:fldChar w:fldCharType="separate"/>
            </w:r>
            <w:r w:rsidR="00503F12">
              <w:rPr>
                <w:noProof/>
                <w:webHidden/>
              </w:rPr>
              <w:t>13</w:t>
            </w:r>
            <w:r w:rsidR="008549DF">
              <w:rPr>
                <w:noProof/>
                <w:webHidden/>
              </w:rPr>
              <w:fldChar w:fldCharType="end"/>
            </w:r>
          </w:hyperlink>
        </w:p>
        <w:p w14:paraId="72DA6A1C" w14:textId="77777777" w:rsidR="006F424C" w:rsidRDefault="006F424C">
          <w:r>
            <w:rPr>
              <w:b/>
              <w:bCs/>
              <w:noProof/>
            </w:rPr>
            <w:fldChar w:fldCharType="end"/>
          </w:r>
        </w:p>
      </w:sdtContent>
    </w:sdt>
    <w:p w14:paraId="40259EB8" w14:textId="77777777" w:rsidR="006F424C" w:rsidRDefault="006F424C">
      <w:pPr>
        <w:rPr>
          <w:rFonts w:asciiTheme="majorHAnsi" w:eastAsiaTheme="majorEastAsia" w:hAnsiTheme="majorHAnsi" w:cstheme="majorBidi"/>
          <w:sz w:val="32"/>
          <w:szCs w:val="32"/>
        </w:rPr>
      </w:pPr>
      <w:r>
        <w:br w:type="page"/>
      </w:r>
    </w:p>
    <w:p w14:paraId="12A16488" w14:textId="780024E2" w:rsidR="008B6873" w:rsidRDefault="002756D0" w:rsidP="008B6873">
      <w:pPr>
        <w:pStyle w:val="Heading1"/>
      </w:pPr>
      <w:bookmarkStart w:id="0" w:name="_Toc22721602"/>
      <w:r>
        <w:lastRenderedPageBreak/>
        <w:t>Version control</w:t>
      </w:r>
      <w:bookmarkEnd w:id="0"/>
    </w:p>
    <w:p w14:paraId="3893EAD0" w14:textId="1DA3F905" w:rsidR="008B6873" w:rsidRDefault="008B6873" w:rsidP="008B6873"/>
    <w:tbl>
      <w:tblPr>
        <w:tblStyle w:val="TableGrid"/>
        <w:tblW w:w="0" w:type="auto"/>
        <w:tblLook w:val="04A0" w:firstRow="1" w:lastRow="0" w:firstColumn="1" w:lastColumn="0" w:noHBand="0" w:noVBand="1"/>
      </w:tblPr>
      <w:tblGrid>
        <w:gridCol w:w="1271"/>
        <w:gridCol w:w="1278"/>
        <w:gridCol w:w="1843"/>
        <w:gridCol w:w="1843"/>
        <w:gridCol w:w="2693"/>
      </w:tblGrid>
      <w:tr w:rsidR="00637C93" w14:paraId="36377BC1" w14:textId="77777777" w:rsidTr="00F1771F">
        <w:tc>
          <w:tcPr>
            <w:tcW w:w="1271" w:type="dxa"/>
          </w:tcPr>
          <w:p w14:paraId="0C075436" w14:textId="6DFB2161" w:rsidR="00637C93" w:rsidRDefault="00637C93" w:rsidP="008B6873">
            <w:r>
              <w:t>Version</w:t>
            </w:r>
          </w:p>
        </w:tc>
        <w:tc>
          <w:tcPr>
            <w:tcW w:w="1134" w:type="dxa"/>
          </w:tcPr>
          <w:p w14:paraId="384BD20A" w14:textId="766BAD77" w:rsidR="00637C93" w:rsidRDefault="00637C93" w:rsidP="008B6873">
            <w:r>
              <w:t>Date</w:t>
            </w:r>
          </w:p>
        </w:tc>
        <w:tc>
          <w:tcPr>
            <w:tcW w:w="1843" w:type="dxa"/>
          </w:tcPr>
          <w:p w14:paraId="103656BD" w14:textId="70D8629B" w:rsidR="00637C93" w:rsidRDefault="00637C93" w:rsidP="008B6873">
            <w:r>
              <w:t>Prepared by</w:t>
            </w:r>
          </w:p>
        </w:tc>
        <w:tc>
          <w:tcPr>
            <w:tcW w:w="1843" w:type="dxa"/>
          </w:tcPr>
          <w:p w14:paraId="0FAA5034" w14:textId="2311E82A" w:rsidR="00637C93" w:rsidRDefault="00637C93" w:rsidP="008B6873">
            <w:r>
              <w:t>Reviewed by</w:t>
            </w:r>
          </w:p>
        </w:tc>
        <w:tc>
          <w:tcPr>
            <w:tcW w:w="2693" w:type="dxa"/>
          </w:tcPr>
          <w:p w14:paraId="13D38F91" w14:textId="58595F61" w:rsidR="00637C93" w:rsidRDefault="00637C93" w:rsidP="008B6873">
            <w:r>
              <w:t>Status</w:t>
            </w:r>
          </w:p>
        </w:tc>
      </w:tr>
      <w:tr w:rsidR="00637C93" w14:paraId="0F4D31C5" w14:textId="77777777" w:rsidTr="00F1771F">
        <w:tc>
          <w:tcPr>
            <w:tcW w:w="1271" w:type="dxa"/>
          </w:tcPr>
          <w:p w14:paraId="099358EF" w14:textId="341A374C" w:rsidR="00637C93" w:rsidRDefault="00637C93" w:rsidP="008B6873">
            <w:r>
              <w:t>1.0</w:t>
            </w:r>
          </w:p>
        </w:tc>
        <w:tc>
          <w:tcPr>
            <w:tcW w:w="1134" w:type="dxa"/>
          </w:tcPr>
          <w:p w14:paraId="6AF23814" w14:textId="77777777" w:rsidR="00637C93" w:rsidRDefault="00637C93" w:rsidP="008B6873"/>
        </w:tc>
        <w:tc>
          <w:tcPr>
            <w:tcW w:w="1843" w:type="dxa"/>
          </w:tcPr>
          <w:p w14:paraId="74C776AD" w14:textId="4FC59BAE" w:rsidR="00637C93" w:rsidRDefault="00637C93" w:rsidP="008B6873">
            <w:r>
              <w:t>Sarah Gant</w:t>
            </w:r>
          </w:p>
        </w:tc>
        <w:tc>
          <w:tcPr>
            <w:tcW w:w="1843" w:type="dxa"/>
          </w:tcPr>
          <w:p w14:paraId="2320D159" w14:textId="31C675E7" w:rsidR="00637C93" w:rsidRDefault="00637C93" w:rsidP="008B6873">
            <w:r>
              <w:t>Emily Herrett</w:t>
            </w:r>
          </w:p>
        </w:tc>
        <w:tc>
          <w:tcPr>
            <w:tcW w:w="2693" w:type="dxa"/>
          </w:tcPr>
          <w:p w14:paraId="3D0BF89B" w14:textId="085DB137" w:rsidR="00637C93" w:rsidRDefault="00637C93" w:rsidP="008B6873">
            <w:r>
              <w:t>QRISK2 complete for CPRD GOLD</w:t>
            </w:r>
          </w:p>
        </w:tc>
      </w:tr>
      <w:tr w:rsidR="00637C93" w14:paraId="1203562C" w14:textId="77777777" w:rsidTr="00F1771F">
        <w:tc>
          <w:tcPr>
            <w:tcW w:w="1271" w:type="dxa"/>
          </w:tcPr>
          <w:p w14:paraId="1F7B15C8" w14:textId="70DF37CD" w:rsidR="00637C93" w:rsidRDefault="00637C93" w:rsidP="008B6873">
            <w:r>
              <w:t>2.0</w:t>
            </w:r>
          </w:p>
        </w:tc>
        <w:tc>
          <w:tcPr>
            <w:tcW w:w="1134" w:type="dxa"/>
          </w:tcPr>
          <w:p w14:paraId="5E7A5FF3" w14:textId="74E97ECF" w:rsidR="00637C93" w:rsidRDefault="00574B5C" w:rsidP="008B6873">
            <w:r>
              <w:t>04/11</w:t>
            </w:r>
            <w:r w:rsidR="00F677B7" w:rsidRPr="00F1771F">
              <w:t>/2019</w:t>
            </w:r>
          </w:p>
        </w:tc>
        <w:tc>
          <w:tcPr>
            <w:tcW w:w="1843" w:type="dxa"/>
          </w:tcPr>
          <w:p w14:paraId="4FFF4A82" w14:textId="695E373F" w:rsidR="00637C93" w:rsidRDefault="00637C93" w:rsidP="008B6873">
            <w:r>
              <w:t>Helen Strongman</w:t>
            </w:r>
          </w:p>
        </w:tc>
        <w:tc>
          <w:tcPr>
            <w:tcW w:w="1843" w:type="dxa"/>
          </w:tcPr>
          <w:p w14:paraId="750938C7" w14:textId="77777777" w:rsidR="00637C93" w:rsidRDefault="00637C93" w:rsidP="008B6873">
            <w:r>
              <w:t>Emily Herrett</w:t>
            </w:r>
          </w:p>
          <w:p w14:paraId="0FDA478E" w14:textId="5015188A" w:rsidR="00637C93" w:rsidRDefault="00637C93" w:rsidP="008B6873">
            <w:r>
              <w:t>Jennifer Davidson</w:t>
            </w:r>
          </w:p>
        </w:tc>
        <w:tc>
          <w:tcPr>
            <w:tcW w:w="2693" w:type="dxa"/>
          </w:tcPr>
          <w:p w14:paraId="44ED0D20" w14:textId="040DAFE1" w:rsidR="00637C93" w:rsidRDefault="00637C93" w:rsidP="008B6873">
            <w:r>
              <w:t>QRISK2 single</w:t>
            </w:r>
            <w:r w:rsidR="00E26451">
              <w:t xml:space="preserve"> index date and time-updating scores</w:t>
            </w:r>
            <w:r>
              <w:t xml:space="preserve"> updated for CPRD GOLD</w:t>
            </w:r>
          </w:p>
          <w:p w14:paraId="1C2103C3" w14:textId="77777777" w:rsidR="00E26451" w:rsidRDefault="00E26451" w:rsidP="008B6873"/>
          <w:p w14:paraId="43F7BC65" w14:textId="181444CE" w:rsidR="00637C93" w:rsidRDefault="00637C93" w:rsidP="008B6873">
            <w:r>
              <w:t xml:space="preserve">QRISK3 single index date </w:t>
            </w:r>
            <w:r w:rsidR="00E26451">
              <w:t xml:space="preserve">and time-updating </w:t>
            </w:r>
            <w:r>
              <w:t>version</w:t>
            </w:r>
            <w:r w:rsidR="00E26451">
              <w:t>s</w:t>
            </w:r>
            <w:r>
              <w:t xml:space="preserve"> complete for CPRD GOLD</w:t>
            </w:r>
          </w:p>
        </w:tc>
      </w:tr>
      <w:tr w:rsidR="00A60A93" w14:paraId="015EF578" w14:textId="77777777" w:rsidTr="00F1771F">
        <w:tc>
          <w:tcPr>
            <w:tcW w:w="1271" w:type="dxa"/>
          </w:tcPr>
          <w:p w14:paraId="45143FC4" w14:textId="68C919A9" w:rsidR="00A60A93" w:rsidRDefault="00A60A93" w:rsidP="008B6873">
            <w:r>
              <w:t>3.0</w:t>
            </w:r>
          </w:p>
        </w:tc>
        <w:tc>
          <w:tcPr>
            <w:tcW w:w="1134" w:type="dxa"/>
          </w:tcPr>
          <w:p w14:paraId="34DF0A5C" w14:textId="200F2B49" w:rsidR="00A60A93" w:rsidRDefault="00A60A93" w:rsidP="008B6873">
            <w:r>
              <w:t>10/12/2021</w:t>
            </w:r>
          </w:p>
        </w:tc>
        <w:tc>
          <w:tcPr>
            <w:tcW w:w="1843" w:type="dxa"/>
          </w:tcPr>
          <w:p w14:paraId="6B9D4230" w14:textId="66C42DD7" w:rsidR="00A60A93" w:rsidRDefault="00A60A93" w:rsidP="008B6873">
            <w:r>
              <w:t>Jennifer Davidson</w:t>
            </w:r>
          </w:p>
        </w:tc>
        <w:tc>
          <w:tcPr>
            <w:tcW w:w="1843" w:type="dxa"/>
          </w:tcPr>
          <w:p w14:paraId="0B011251" w14:textId="77777777" w:rsidR="00A60A93" w:rsidRDefault="00A60A93" w:rsidP="008B6873"/>
        </w:tc>
        <w:tc>
          <w:tcPr>
            <w:tcW w:w="2693" w:type="dxa"/>
          </w:tcPr>
          <w:p w14:paraId="4328700A" w14:textId="7C24A8E2" w:rsidR="00A60A93" w:rsidRDefault="00A60A93" w:rsidP="008B6873">
            <w:r>
              <w:t xml:space="preserve">Added CPRD </w:t>
            </w:r>
            <w:proofErr w:type="spellStart"/>
            <w:r>
              <w:t>Aurum</w:t>
            </w:r>
            <w:proofErr w:type="spellEnd"/>
            <w:r>
              <w:t xml:space="preserve"> details</w:t>
            </w:r>
          </w:p>
        </w:tc>
      </w:tr>
    </w:tbl>
    <w:p w14:paraId="3694E4EC" w14:textId="39CD8F1E" w:rsidR="008B6873" w:rsidRDefault="008B6873" w:rsidP="008B6873"/>
    <w:p w14:paraId="1DF84AB1" w14:textId="642E7CB5" w:rsidR="008B6873" w:rsidRDefault="0050064A" w:rsidP="008B6873">
      <w:r>
        <w:t xml:space="preserve">Do files for finalised versions are saved in </w:t>
      </w:r>
      <w:r w:rsidR="000A7A0D">
        <w:t>read only folders. They should be copied to a separate file before updating to the next version.</w:t>
      </w:r>
    </w:p>
    <w:p w14:paraId="787522A2" w14:textId="005A94A4" w:rsidR="008B6873" w:rsidRDefault="008B6873" w:rsidP="008B6873">
      <w:r>
        <w:t xml:space="preserve">Code </w:t>
      </w:r>
      <w:r w:rsidR="00637C93">
        <w:t>list</w:t>
      </w:r>
      <w:r w:rsidR="00F1771F">
        <w:t xml:space="preserve"> do files, data files, log files and text files for finalised versions are also saved in read only folders. If you run the do files on a different database build, please change the </w:t>
      </w:r>
      <w:proofErr w:type="spellStart"/>
      <w:r w:rsidR="00F1771F">
        <w:t>globals</w:t>
      </w:r>
      <w:proofErr w:type="spellEnd"/>
      <w:r w:rsidR="00F1771F">
        <w:t xml:space="preserve"> so that new code lists are saved in a separate folder. If you modify the code lists, please save all code lists in a new </w:t>
      </w:r>
      <w:proofErr w:type="spellStart"/>
      <w:r w:rsidR="00F1771F">
        <w:t>codelist_creation</w:t>
      </w:r>
      <w:proofErr w:type="spellEnd"/>
      <w:r w:rsidR="00F1771F">
        <w:t xml:space="preserve"> folder, increasing the version number by 0.1.</w:t>
      </w:r>
    </w:p>
    <w:p w14:paraId="1B01544A" w14:textId="78E33CD9" w:rsidR="00637C93" w:rsidDel="00A60A93" w:rsidRDefault="00637C93" w:rsidP="008B6873">
      <w:pPr>
        <w:rPr>
          <w:del w:id="1" w:author="Jennifer Davidson" w:date="2021-12-10T14:31:00Z"/>
        </w:rPr>
      </w:pPr>
      <w:del w:id="2" w:author="Jennifer Davidson" w:date="2021-12-10T14:31:00Z">
        <w:r w:rsidDel="00A60A93">
          <w:delText>Future versions will:</w:delText>
        </w:r>
      </w:del>
    </w:p>
    <w:p w14:paraId="06B2EA0D" w14:textId="2C902917" w:rsidR="00637C93" w:rsidDel="00A60A93" w:rsidRDefault="00637C93" w:rsidP="00637C93">
      <w:pPr>
        <w:pStyle w:val="ListParagraph"/>
        <w:numPr>
          <w:ilvl w:val="0"/>
          <w:numId w:val="15"/>
        </w:numPr>
        <w:rPr>
          <w:del w:id="3" w:author="Jennifer Davidson" w:date="2021-12-10T14:31:00Z"/>
        </w:rPr>
      </w:pPr>
      <w:del w:id="4" w:author="Jennifer Davidson" w:date="2021-12-10T14:31:00Z">
        <w:r w:rsidDel="00A60A93">
          <w:delText>Calculate QRISK3 scores in CPRD Aurum</w:delText>
        </w:r>
      </w:del>
    </w:p>
    <w:p w14:paraId="29973A99" w14:textId="77777777" w:rsidR="00637C93" w:rsidRPr="008B6873" w:rsidRDefault="00637C93" w:rsidP="00F1771F">
      <w:pPr>
        <w:pStyle w:val="ListParagraph"/>
      </w:pPr>
    </w:p>
    <w:p w14:paraId="2B474F20" w14:textId="77777777" w:rsidR="002756D0" w:rsidRPr="002756D0" w:rsidRDefault="002756D0" w:rsidP="00F1771F"/>
    <w:p w14:paraId="7E46DE12" w14:textId="00446980" w:rsidR="00442026" w:rsidRDefault="00442026" w:rsidP="00442026">
      <w:pPr>
        <w:pStyle w:val="Heading1"/>
      </w:pPr>
      <w:bookmarkStart w:id="5" w:name="_Toc22721603"/>
      <w:r>
        <w:t>About QRISK</w:t>
      </w:r>
      <w:bookmarkEnd w:id="5"/>
    </w:p>
    <w:p w14:paraId="72B9979D" w14:textId="5F782BC3" w:rsidR="00FB51B4" w:rsidRDefault="00442026" w:rsidP="00442026">
      <w:r>
        <w:t>QRISK</w:t>
      </w:r>
      <w:r w:rsidR="00FB51B4">
        <w:t xml:space="preserve"> scores</w:t>
      </w:r>
      <w:r>
        <w:t xml:space="preserve"> use a number of variables to calculate a patient’s absolute ten year risk of cardiovascular disease.  </w:t>
      </w:r>
      <w:r w:rsidR="00FB51B4">
        <w:t xml:space="preserve">QRISK was developed in 2007 and replaced by QRISK2 in 2008. The original QRISK2 paper is here: </w:t>
      </w:r>
      <w:hyperlink r:id="rId8" w:history="1">
        <w:r w:rsidR="00FB51B4">
          <w:rPr>
            <w:rStyle w:val="Hyperlink"/>
          </w:rPr>
          <w:t>https://www.bmj.com/content/bmj/336/7659/1475.full.pdf</w:t>
        </w:r>
      </w:hyperlink>
      <w:r w:rsidR="00FB51B4">
        <w:t xml:space="preserve">. </w:t>
      </w:r>
      <w:r w:rsidR="00294B78">
        <w:t>QRISK</w:t>
      </w:r>
      <w:r w:rsidR="00FB51B4">
        <w:t xml:space="preserve">2 </w:t>
      </w:r>
      <w:r w:rsidR="00294B78">
        <w:t>has been</w:t>
      </w:r>
      <w:r w:rsidR="00FB51B4">
        <w:t xml:space="preserve"> recalibrated annually using the most up to data </w:t>
      </w:r>
      <w:proofErr w:type="spellStart"/>
      <w:r w:rsidR="00FB51B4">
        <w:t>QResearch</w:t>
      </w:r>
      <w:proofErr w:type="spellEnd"/>
      <w:r w:rsidR="00FB51B4">
        <w:t xml:space="preserve"> database</w:t>
      </w:r>
      <w:r w:rsidR="00294B78">
        <w:t>. Updates have included changes to diabetes and smoking definitions, extending the age range covered by the score, and the use of linked Hospital Episode Statistics data to measure cardiovascular disease</w:t>
      </w:r>
      <w:r w:rsidR="00FB51B4">
        <w:t>.</w:t>
      </w:r>
      <w:r w:rsidR="00294B78">
        <w:t xml:space="preserve"> Q</w:t>
      </w:r>
      <w:r w:rsidR="00C707E2">
        <w:t>RISK</w:t>
      </w:r>
      <w:r w:rsidR="00294B78">
        <w:t xml:space="preserve">3 was published in 2017 with the addition of multiple variables. The </w:t>
      </w:r>
      <w:r w:rsidR="00423281">
        <w:t>o</w:t>
      </w:r>
      <w:r w:rsidR="00294B78">
        <w:t>riginal Q</w:t>
      </w:r>
      <w:r w:rsidR="00C707E2">
        <w:t>RISK</w:t>
      </w:r>
      <w:r w:rsidR="00294B78">
        <w:t xml:space="preserve">3 paper is here: </w:t>
      </w:r>
      <w:hyperlink r:id="rId9" w:history="1">
        <w:r w:rsidR="00294B78">
          <w:rPr>
            <w:rStyle w:val="Hyperlink"/>
          </w:rPr>
          <w:t>https://www.bmj.com/content/357/bmj.j2099.long</w:t>
        </w:r>
      </w:hyperlink>
      <w:r w:rsidR="00294B78">
        <w:t xml:space="preserve"> . </w:t>
      </w:r>
      <w:proofErr w:type="spellStart"/>
      <w:r w:rsidR="00294B78">
        <w:t>QResearch</w:t>
      </w:r>
      <w:proofErr w:type="spellEnd"/>
      <w:r w:rsidR="00294B78">
        <w:t xml:space="preserve"> will continue to update the scores.</w:t>
      </w:r>
    </w:p>
    <w:p w14:paraId="028AAB69" w14:textId="7587A0C7" w:rsidR="00FB51B4" w:rsidRDefault="00AB6A67" w:rsidP="00442026">
      <w:r>
        <w:t xml:space="preserve">We have used the </w:t>
      </w:r>
      <w:r w:rsidR="00294B78">
        <w:t xml:space="preserve">QRISK2 </w:t>
      </w:r>
      <w:r>
        <w:t xml:space="preserve">2015 </w:t>
      </w:r>
      <w:r w:rsidR="00294B78">
        <w:t xml:space="preserve">and QRISK3 2017 </w:t>
      </w:r>
      <w:r>
        <w:t>algorithm, so our</w:t>
      </w:r>
      <w:r w:rsidR="00E9660E">
        <w:t xml:space="preserve"> QRISK2</w:t>
      </w:r>
      <w:r>
        <w:t xml:space="preserve"> code </w:t>
      </w:r>
      <w:r w:rsidR="00E9660E">
        <w:t xml:space="preserve">will </w:t>
      </w:r>
      <w:r>
        <w:t>not be identical to</w:t>
      </w:r>
      <w:r w:rsidR="005339AB">
        <w:t xml:space="preserve"> what you see in</w:t>
      </w:r>
      <w:r>
        <w:t xml:space="preserve"> the </w:t>
      </w:r>
      <w:r w:rsidR="00E9660E">
        <w:t xml:space="preserve">referenced </w:t>
      </w:r>
      <w:r>
        <w:t>paper</w:t>
      </w:r>
      <w:r w:rsidR="00442026">
        <w:t>.</w:t>
      </w:r>
    </w:p>
    <w:p w14:paraId="185A4C50" w14:textId="77777777" w:rsidR="00442026" w:rsidRDefault="00442026" w:rsidP="00442026"/>
    <w:p w14:paraId="5B2E493D" w14:textId="7C9BE798" w:rsidR="00C257F1" w:rsidRDefault="00C257F1" w:rsidP="00C257F1">
      <w:pPr>
        <w:pStyle w:val="Heading1"/>
      </w:pPr>
      <w:bookmarkStart w:id="6" w:name="_Toc22721604"/>
      <w:r>
        <w:t>About the QRISK bundle</w:t>
      </w:r>
      <w:bookmarkEnd w:id="6"/>
    </w:p>
    <w:p w14:paraId="19BCA17F" w14:textId="2739B2B3" w:rsidR="00981101" w:rsidRDefault="00981101" w:rsidP="00981101">
      <w:pPr>
        <w:pStyle w:val="ListParagraph"/>
        <w:numPr>
          <w:ilvl w:val="0"/>
          <w:numId w:val="4"/>
        </w:numPr>
      </w:pPr>
      <w:r w:rsidRPr="00442026">
        <w:t xml:space="preserve">Files </w:t>
      </w:r>
      <w:r>
        <w:t xml:space="preserve">for calculation of QRISK scores </w:t>
      </w:r>
      <w:r w:rsidRPr="00442026">
        <w:t>are stored in “</w:t>
      </w:r>
      <w:r w:rsidRPr="00130CBA">
        <w:rPr>
          <w:i/>
        </w:rPr>
        <w:t>J:\EHR-Working\QRISK\</w:t>
      </w:r>
      <w:proofErr w:type="spellStart"/>
      <w:r w:rsidRPr="00130CBA">
        <w:rPr>
          <w:i/>
        </w:rPr>
        <w:t>qrisk_bundle</w:t>
      </w:r>
      <w:proofErr w:type="spellEnd"/>
      <w:r w:rsidRPr="00442026">
        <w:t>”</w:t>
      </w:r>
    </w:p>
    <w:p w14:paraId="748C5409" w14:textId="44D24DA9" w:rsidR="00C257F1" w:rsidRPr="00C257F1" w:rsidRDefault="005339AB" w:rsidP="00C257F1">
      <w:pPr>
        <w:pStyle w:val="ListParagraph"/>
        <w:numPr>
          <w:ilvl w:val="0"/>
          <w:numId w:val="5"/>
        </w:numPr>
      </w:pPr>
      <w:r>
        <w:t>Within these files is a</w:t>
      </w:r>
      <w:r w:rsidR="00C257F1" w:rsidRPr="00C257F1">
        <w:t xml:space="preserve"> set of programs designed to calculate QRISK2 2015 </w:t>
      </w:r>
      <w:r w:rsidR="00771ED0">
        <w:t xml:space="preserve">and QRISK3 2017 </w:t>
      </w:r>
      <w:r w:rsidR="00C257F1" w:rsidRPr="00C257F1">
        <w:t>scores (https://qrisk.org/) based on open source code provided by its designers.</w:t>
      </w:r>
    </w:p>
    <w:p w14:paraId="010EFF03" w14:textId="2B2375A4" w:rsidR="00771ED0" w:rsidRPr="00F1771F" w:rsidRDefault="00981101" w:rsidP="00981101">
      <w:pPr>
        <w:pStyle w:val="ListParagraph"/>
        <w:numPr>
          <w:ilvl w:val="0"/>
          <w:numId w:val="5"/>
        </w:numPr>
      </w:pPr>
      <w:r>
        <w:t xml:space="preserve">The source files are available here: </w:t>
      </w:r>
      <w:r w:rsidRPr="00442026">
        <w:rPr>
          <w:i/>
        </w:rPr>
        <w:t>“J:\EHR-Working\QRISK2\</w:t>
      </w:r>
      <w:proofErr w:type="spellStart"/>
      <w:r w:rsidRPr="00442026">
        <w:rPr>
          <w:i/>
        </w:rPr>
        <w:t>qrisk_bundle</w:t>
      </w:r>
      <w:proofErr w:type="spellEnd"/>
      <w:r w:rsidRPr="00442026">
        <w:rPr>
          <w:i/>
        </w:rPr>
        <w:t>\source files”</w:t>
      </w:r>
    </w:p>
    <w:p w14:paraId="4680C160" w14:textId="3CB2CC87" w:rsidR="00981101" w:rsidRDefault="00771ED0">
      <w:pPr>
        <w:pStyle w:val="ListParagraph"/>
        <w:numPr>
          <w:ilvl w:val="0"/>
          <w:numId w:val="5"/>
        </w:numPr>
      </w:pPr>
      <w:r>
        <w:rPr>
          <w:i/>
        </w:rPr>
        <w:lastRenderedPageBreak/>
        <w:t>The QRISK2 2015</w:t>
      </w:r>
      <w:r w:rsidR="008A2C23">
        <w:rPr>
          <w:i/>
        </w:rPr>
        <w:t xml:space="preserve"> and QR</w:t>
      </w:r>
      <w:r w:rsidR="009A5050">
        <w:rPr>
          <w:i/>
        </w:rPr>
        <w:t>ISK</w:t>
      </w:r>
      <w:r w:rsidR="008A2C23">
        <w:rPr>
          <w:i/>
        </w:rPr>
        <w:t>3</w:t>
      </w:r>
      <w:r>
        <w:rPr>
          <w:i/>
        </w:rPr>
        <w:t xml:space="preserve"> source files</w:t>
      </w:r>
      <w:r w:rsidR="00981101">
        <w:rPr>
          <w:i/>
        </w:rPr>
        <w:t xml:space="preserve"> </w:t>
      </w:r>
      <w:r w:rsidR="00981101">
        <w:t>were translated to Stata by Sarah Gadd (independently checked by Spiros Denaxas</w:t>
      </w:r>
      <w:r w:rsidR="00E9796F">
        <w:t xml:space="preserve"> and manually compared to the online QRISK calculators by Sarah Gadd, Emily Herrett and Helen Strongman</w:t>
      </w:r>
      <w:r w:rsidR="00981101">
        <w:t>)</w:t>
      </w:r>
      <w:r w:rsidR="008A2C23">
        <w:t xml:space="preserve"> They calculate QRISK2 and QRISK3 scores for all patients, irrespective of missingness.</w:t>
      </w:r>
    </w:p>
    <w:p w14:paraId="13697C86" w14:textId="577A5574" w:rsidR="008A2C23" w:rsidRDefault="008A2C23">
      <w:pPr>
        <w:pStyle w:val="ListParagraph"/>
        <w:numPr>
          <w:ilvl w:val="0"/>
          <w:numId w:val="5"/>
        </w:numPr>
      </w:pPr>
      <w:r>
        <w:t xml:space="preserve">Sarah Gadd created </w:t>
      </w:r>
      <w:r w:rsidR="008E42D3">
        <w:t xml:space="preserve">programs </w:t>
      </w:r>
      <w:r>
        <w:t xml:space="preserve">to collate </w:t>
      </w:r>
      <w:r w:rsidR="008E42D3">
        <w:t xml:space="preserve">data from a CPRD extract (from </w:t>
      </w:r>
      <w:proofErr w:type="spellStart"/>
      <w:r w:rsidR="008E42D3">
        <w:t>CPRDfast</w:t>
      </w:r>
      <w:proofErr w:type="spellEnd"/>
      <w:r w:rsidR="008E42D3">
        <w:t>) and identify all variables required for calculation of QRISK2</w:t>
      </w:r>
      <w:r>
        <w:t>. Helen Strongman</w:t>
      </w:r>
      <w:r w:rsidR="00637C93">
        <w:t xml:space="preserve"> </w:t>
      </w:r>
      <w:r w:rsidR="00771ED0">
        <w:t xml:space="preserve">and </w:t>
      </w:r>
      <w:r>
        <w:t xml:space="preserve">Emily Herrett added variables for </w:t>
      </w:r>
      <w:r w:rsidR="00771ED0">
        <w:t>QRISK3 scores</w:t>
      </w:r>
      <w:r w:rsidR="008E42D3">
        <w:t>.</w:t>
      </w:r>
      <w:r w:rsidR="00E6301B">
        <w:t xml:space="preserve">  </w:t>
      </w:r>
    </w:p>
    <w:p w14:paraId="45A99AED" w14:textId="2F0A2279" w:rsidR="00C257F1" w:rsidRPr="00C257F1" w:rsidRDefault="00C257F1" w:rsidP="00C257F1">
      <w:pPr>
        <w:pStyle w:val="ListParagraph"/>
        <w:numPr>
          <w:ilvl w:val="0"/>
          <w:numId w:val="5"/>
        </w:numPr>
      </w:pPr>
      <w:r w:rsidRPr="00C257F1">
        <w:t xml:space="preserve">The main program file, which draws on the other folder contents, is pr_qrisk.do </w:t>
      </w:r>
    </w:p>
    <w:p w14:paraId="16A9521D" w14:textId="52173A52" w:rsidR="00C257F1" w:rsidRDefault="00C257F1" w:rsidP="00C257F1">
      <w:pPr>
        <w:pStyle w:val="ListParagraph"/>
        <w:numPr>
          <w:ilvl w:val="0"/>
          <w:numId w:val="4"/>
        </w:numPr>
      </w:pPr>
      <w:r>
        <w:t>The bundle can calculate a one off score on the index date of your choice</w:t>
      </w:r>
      <w:r w:rsidR="00B226F2">
        <w:t xml:space="preserve"> (</w:t>
      </w:r>
      <w:r w:rsidR="00B226F2" w:rsidRPr="00981101">
        <w:rPr>
          <w:b/>
        </w:rPr>
        <w:t>single point QRISK</w:t>
      </w:r>
      <w:r w:rsidR="00B226F2">
        <w:t>)</w:t>
      </w:r>
      <w:r>
        <w:t>, or can update each time one of its components is updated</w:t>
      </w:r>
      <w:r w:rsidR="00B226F2">
        <w:t xml:space="preserve"> (</w:t>
      </w:r>
      <w:r w:rsidR="00B226F2" w:rsidRPr="00981101">
        <w:rPr>
          <w:b/>
        </w:rPr>
        <w:t>time updating QRISK</w:t>
      </w:r>
      <w:r w:rsidR="00B226F2">
        <w:t>)</w:t>
      </w:r>
      <w:r>
        <w:t>.</w:t>
      </w:r>
    </w:p>
    <w:p w14:paraId="4BC41D0C" w14:textId="6813727F" w:rsidR="008A2C23" w:rsidRPr="00C257F1" w:rsidRDefault="008A2C23" w:rsidP="008A2C23">
      <w:pPr>
        <w:pStyle w:val="ListParagraph"/>
        <w:numPr>
          <w:ilvl w:val="0"/>
          <w:numId w:val="4"/>
        </w:numPr>
      </w:pPr>
      <w:r>
        <w:t xml:space="preserve">Emily Herrett and Helen Strongman </w:t>
      </w:r>
      <w:r w:rsidR="00E9796F">
        <w:t>checked and updated the programs testing</w:t>
      </w:r>
      <w:r>
        <w:t xml:space="preserve"> alternative versions of the </w:t>
      </w:r>
      <w:r w:rsidR="00E9796F">
        <w:t xml:space="preserve">variable definitions. </w:t>
      </w:r>
      <w:r>
        <w:t>The aim was</w:t>
      </w:r>
      <w:r w:rsidRPr="00C257F1">
        <w:t xml:space="preserve"> to try and replicate </w:t>
      </w:r>
      <w:r w:rsidR="00E9796F">
        <w:t>QRISK2 scores recorded in the data</w:t>
      </w:r>
      <w:r>
        <w:t xml:space="preserve"> as closely as possible</w:t>
      </w:r>
      <w:r w:rsidR="00E9796F">
        <w:t xml:space="preserve"> rather than to use best practice definitions.</w:t>
      </w:r>
    </w:p>
    <w:p w14:paraId="72D27F23" w14:textId="77777777" w:rsidR="00C257F1" w:rsidRPr="00C257F1" w:rsidRDefault="00C257F1" w:rsidP="00C257F1"/>
    <w:p w14:paraId="10646152" w14:textId="77777777" w:rsidR="004216C5" w:rsidRDefault="004216C5">
      <w:pPr>
        <w:rPr>
          <w:rFonts w:asciiTheme="majorHAnsi" w:eastAsiaTheme="majorEastAsia" w:hAnsiTheme="majorHAnsi" w:cstheme="majorBidi"/>
          <w:sz w:val="32"/>
          <w:szCs w:val="32"/>
        </w:rPr>
      </w:pPr>
      <w:r>
        <w:br w:type="page"/>
      </w:r>
    </w:p>
    <w:p w14:paraId="75F64726" w14:textId="77777777" w:rsidR="004216C5" w:rsidRDefault="004216C5" w:rsidP="004216C5">
      <w:pPr>
        <w:pStyle w:val="Heading1"/>
      </w:pPr>
      <w:bookmarkStart w:id="7" w:name="_Toc22721605"/>
      <w:r>
        <w:lastRenderedPageBreak/>
        <w:t>Definition of variables included</w:t>
      </w:r>
      <w:bookmarkEnd w:id="7"/>
    </w:p>
    <w:p w14:paraId="04147E23" w14:textId="12D9FF9A" w:rsidR="004216C5" w:rsidRDefault="00774387" w:rsidP="004216C5">
      <w:r>
        <w:t>Table 1</w:t>
      </w:r>
      <w:r w:rsidR="004216C5">
        <w:t xml:space="preserve"> describes each variable and how it was defined for the QRISK code</w:t>
      </w:r>
      <w:r w:rsidR="00771ED0">
        <w:t>s</w:t>
      </w:r>
      <w:r w:rsidR="004216C5">
        <w:t>.</w:t>
      </w:r>
      <w:r w:rsidR="00B64AE1">
        <w:t xml:space="preserve">  </w:t>
      </w:r>
      <w:r w:rsidR="004216C5">
        <w:t xml:space="preserve">There is very little information available </w:t>
      </w:r>
      <w:r w:rsidR="00B64AE1">
        <w:t>about what QRISK2 actually uses and therefore we have guessed</w:t>
      </w:r>
      <w:r w:rsidR="00082B00">
        <w:t xml:space="preserve"> (and refined iteratively during testing)</w:t>
      </w:r>
      <w:r w:rsidR="00B64AE1">
        <w:t>, based on what information is available in the QRISK2 and QRISK3 academic papers.</w:t>
      </w:r>
    </w:p>
    <w:p w14:paraId="0DE8B2E8" w14:textId="1CAC7BFB" w:rsidR="00143FDB" w:rsidRDefault="00143FDB" w:rsidP="004216C5">
      <w:r>
        <w:t xml:space="preserve">Code list do files are available here: </w:t>
      </w:r>
    </w:p>
    <w:p w14:paraId="1FBFC4D9" w14:textId="65F3CED2" w:rsidR="00143FDB" w:rsidRDefault="00143FDB" w:rsidP="004216C5">
      <w:r w:rsidRPr="00FE3B90">
        <w:t>J:\EHR-Working\QRISK\qrisk_bundle\codelists\</w:t>
      </w:r>
      <w:r w:rsidR="00574B5C">
        <w:t>v2\dofiles</w:t>
      </w:r>
    </w:p>
    <w:p w14:paraId="2EA57A77" w14:textId="7ACE7DEE" w:rsidR="007250DF" w:rsidRDefault="00820EC2" w:rsidP="004216C5">
      <w:r>
        <w:t xml:space="preserve">The current set </w:t>
      </w:r>
      <w:r w:rsidR="00082B00">
        <w:t xml:space="preserve">of do files </w:t>
      </w:r>
      <w:r>
        <w:t xml:space="preserve">create code lists for CPRD GOLD based on Read codes and </w:t>
      </w:r>
      <w:proofErr w:type="spellStart"/>
      <w:r>
        <w:t>Gemscript</w:t>
      </w:r>
      <w:proofErr w:type="spellEnd"/>
      <w:r>
        <w:t xml:space="preserve"> product codes</w:t>
      </w:r>
      <w:ins w:id="8" w:author="Jennifer Davidson" w:date="2021-12-10T14:32:00Z">
        <w:r w:rsidR="00A60A93">
          <w:t xml:space="preserve"> and CPRD </w:t>
        </w:r>
        <w:proofErr w:type="spellStart"/>
        <w:r w:rsidR="00A60A93">
          <w:t>Aurum</w:t>
        </w:r>
        <w:proofErr w:type="spellEnd"/>
        <w:r w:rsidR="00A60A93">
          <w:t xml:space="preserve"> based on SNOMED and </w:t>
        </w:r>
      </w:ins>
      <w:ins w:id="9" w:author="Jennifer Davidson" w:date="2021-12-10T14:37:00Z">
        <w:r w:rsidR="00A60A93">
          <w:t>dictionary of medicines and devices (</w:t>
        </w:r>
        <w:proofErr w:type="spellStart"/>
        <w:r w:rsidR="00A60A93">
          <w:t>dm+d</w:t>
        </w:r>
        <w:proofErr w:type="spellEnd"/>
        <w:r w:rsidR="00A60A93">
          <w:t>) codes</w:t>
        </w:r>
      </w:ins>
      <w:r>
        <w:t xml:space="preserve">. </w:t>
      </w:r>
      <w:r w:rsidR="007250DF">
        <w:t>QOF code lists</w:t>
      </w:r>
      <w:r>
        <w:t xml:space="preserve"> are all created using </w:t>
      </w:r>
      <w:proofErr w:type="spellStart"/>
      <w:r w:rsidR="005322ED">
        <w:t>cr_codelist_</w:t>
      </w:r>
      <w:r>
        <w:t>qof_cod</w:t>
      </w:r>
      <w:proofErr w:type="spellEnd"/>
      <w:r>
        <w:t xml:space="preserve"> and </w:t>
      </w:r>
      <w:r w:rsidR="007250DF">
        <w:t>were found online</w:t>
      </w:r>
      <w:r w:rsidR="00C707E2">
        <w:t xml:space="preserve"> using the latest version available in June 2019. For Read codes this is v38, </w:t>
      </w:r>
      <w:hyperlink r:id="rId10" w:tgtFrame="_blank" w:history="1">
        <w:r w:rsidR="00C707E2">
          <w:rPr>
            <w:rStyle w:val="normaltextrun"/>
            <w:rFonts w:ascii="Calibri" w:hAnsi="Calibri" w:cs="Calibri"/>
            <w:color w:val="0563C1"/>
            <w:shd w:val="clear" w:color="auto" w:fill="FFFFFF"/>
            <w:lang w:val="en-US"/>
          </w:rPr>
          <w:t>https://digital.nhs.uk/data-and-information/data-collections-and-data-sets/data-collections/quality-and-outcomes-framework-qof/quality-and-outcome-framework-qof-business-rules/quality-and-outcomes-framework-qof-business-rules-v-38-2017-2018-october-code-release</w:t>
        </w:r>
      </w:hyperlink>
      <w:r w:rsidR="00C707E2">
        <w:t>.</w:t>
      </w:r>
      <w:r w:rsidR="00C707E2" w:rsidDel="00C707E2">
        <w:t xml:space="preserve"> </w:t>
      </w:r>
      <w:ins w:id="10" w:author="Jennifer Davidson" w:date="2021-12-10T14:41:00Z">
        <w:r w:rsidR="00DE5D3A">
          <w:t xml:space="preserve">For SNOMED codes this is v39 </w:t>
        </w:r>
      </w:ins>
      <w:ins w:id="11" w:author="Jennifer Davidson" w:date="2021-12-10T14:43:00Z">
        <w:r w:rsidR="00DE5D3A">
          <w:t xml:space="preserve">, </w:t>
        </w:r>
        <w:r w:rsidR="00DE5D3A">
          <w:fldChar w:fldCharType="begin"/>
        </w:r>
        <w:r w:rsidR="00DE5D3A">
          <w:instrText xml:space="preserve"> HYPERLINK "</w:instrText>
        </w:r>
        <w:r w:rsidR="00DE5D3A" w:rsidRPr="00DE5D3A">
          <w:instrText>https://digital.nhs.uk/data-and-information/data-collections-and-data-sets/data-collections/quality-and-outcomes-framework-qof/quality-and-outcome-framework-qof-business-rules/quality-and-outcomes-framework-qof-business-rule-v39-2018-2019-baseline-release</w:instrText>
        </w:r>
        <w:r w:rsidR="00DE5D3A">
          <w:instrText xml:space="preserve">" </w:instrText>
        </w:r>
        <w:r w:rsidR="00DE5D3A">
          <w:fldChar w:fldCharType="separate"/>
        </w:r>
        <w:r w:rsidR="00DE5D3A" w:rsidRPr="00995CB6">
          <w:rPr>
            <w:rStyle w:val="Hyperlink"/>
          </w:rPr>
          <w:t>https://digital.nhs.uk/data-and-information/data-collections-and-data-sets/data-collections/quality-and-outcomes-framework-qof/quality-and-outcome-framework-qof-business-rules/quality-and-outcomes-framework-qof-business-rule-v39-2018-2019-baseline-release</w:t>
        </w:r>
        <w:r w:rsidR="00DE5D3A">
          <w:fldChar w:fldCharType="end"/>
        </w:r>
        <w:r w:rsidR="00DE5D3A">
          <w:t xml:space="preserve">. </w:t>
        </w:r>
      </w:ins>
      <w:r w:rsidR="00E9796F">
        <w:t>Jennifer Davidson updated this file in August 2019.</w:t>
      </w:r>
    </w:p>
    <w:p w14:paraId="1AE8C377" w14:textId="77777777" w:rsidR="004216C5" w:rsidRPr="004216C5" w:rsidRDefault="004216C5" w:rsidP="004216C5">
      <w:pPr>
        <w:rPr>
          <w:rStyle w:val="Strong"/>
        </w:rPr>
      </w:pPr>
      <w:r w:rsidRPr="004216C5">
        <w:rPr>
          <w:rStyle w:val="Strong"/>
        </w:rPr>
        <w:t>Table 1.  Variable definitions and source notes</w:t>
      </w:r>
    </w:p>
    <w:tbl>
      <w:tblPr>
        <w:tblW w:w="9923" w:type="dxa"/>
        <w:tblBorders>
          <w:top w:val="single" w:sz="4" w:space="0" w:color="auto"/>
          <w:bottom w:val="single" w:sz="4" w:space="0" w:color="auto"/>
          <w:insideH w:val="dotted" w:sz="4" w:space="0" w:color="auto"/>
        </w:tblBorders>
        <w:tblLook w:val="04A0" w:firstRow="1" w:lastRow="0" w:firstColumn="1" w:lastColumn="0" w:noHBand="0" w:noVBand="1"/>
      </w:tblPr>
      <w:tblGrid>
        <w:gridCol w:w="2380"/>
        <w:gridCol w:w="7543"/>
      </w:tblGrid>
      <w:tr w:rsidR="004216C5" w:rsidRPr="00522D8A" w14:paraId="76B90F75" w14:textId="77777777" w:rsidTr="00A7371A">
        <w:trPr>
          <w:trHeight w:val="300"/>
        </w:trPr>
        <w:tc>
          <w:tcPr>
            <w:tcW w:w="2380" w:type="dxa"/>
            <w:tcBorders>
              <w:bottom w:val="single" w:sz="4" w:space="0" w:color="auto"/>
            </w:tcBorders>
            <w:shd w:val="clear" w:color="auto" w:fill="auto"/>
            <w:noWrap/>
            <w:vAlign w:val="bottom"/>
            <w:hideMark/>
          </w:tcPr>
          <w:p w14:paraId="6E9F6A58" w14:textId="77777777" w:rsidR="004216C5" w:rsidRPr="00522D8A" w:rsidRDefault="004216C5" w:rsidP="00BC5EBC">
            <w:pPr>
              <w:spacing w:after="0" w:line="240" w:lineRule="auto"/>
              <w:rPr>
                <w:rFonts w:ascii="Calibri" w:eastAsia="Times New Roman" w:hAnsi="Calibri" w:cs="Times New Roman"/>
                <w:b/>
                <w:bCs/>
                <w:color w:val="000000"/>
                <w:sz w:val="20"/>
                <w:lang w:eastAsia="en-GB"/>
              </w:rPr>
            </w:pPr>
            <w:r w:rsidRPr="00522D8A">
              <w:rPr>
                <w:rFonts w:ascii="Calibri" w:eastAsia="Times New Roman" w:hAnsi="Calibri" w:cs="Times New Roman"/>
                <w:b/>
                <w:bCs/>
                <w:color w:val="000000"/>
                <w:sz w:val="20"/>
                <w:lang w:eastAsia="en-GB"/>
              </w:rPr>
              <w:t>Variable</w:t>
            </w:r>
          </w:p>
        </w:tc>
        <w:tc>
          <w:tcPr>
            <w:tcW w:w="7543" w:type="dxa"/>
            <w:tcBorders>
              <w:bottom w:val="single" w:sz="4" w:space="0" w:color="auto"/>
            </w:tcBorders>
            <w:shd w:val="clear" w:color="auto" w:fill="auto"/>
            <w:noWrap/>
            <w:vAlign w:val="bottom"/>
            <w:hideMark/>
          </w:tcPr>
          <w:p w14:paraId="74BFA20F" w14:textId="77777777" w:rsidR="004216C5" w:rsidRPr="00522D8A" w:rsidRDefault="004216C5" w:rsidP="00BC5EBC">
            <w:pPr>
              <w:spacing w:after="0" w:line="240" w:lineRule="auto"/>
              <w:rPr>
                <w:rFonts w:ascii="Calibri" w:eastAsia="Times New Roman" w:hAnsi="Calibri" w:cs="Times New Roman"/>
                <w:b/>
                <w:bCs/>
                <w:color w:val="000000"/>
                <w:sz w:val="20"/>
                <w:lang w:eastAsia="en-GB"/>
              </w:rPr>
            </w:pPr>
            <w:r w:rsidRPr="00522D8A">
              <w:rPr>
                <w:rFonts w:ascii="Calibri" w:eastAsia="Times New Roman" w:hAnsi="Calibri" w:cs="Times New Roman"/>
                <w:b/>
                <w:bCs/>
                <w:color w:val="000000"/>
                <w:sz w:val="20"/>
                <w:lang w:eastAsia="en-GB"/>
              </w:rPr>
              <w:t>Definition and source notes</w:t>
            </w:r>
          </w:p>
        </w:tc>
      </w:tr>
      <w:tr w:rsidR="00796A4D" w:rsidRPr="00522D8A" w14:paraId="3C1C2B48" w14:textId="77777777" w:rsidTr="00A7371A">
        <w:trPr>
          <w:trHeight w:val="300"/>
        </w:trPr>
        <w:tc>
          <w:tcPr>
            <w:tcW w:w="2380" w:type="dxa"/>
            <w:tcBorders>
              <w:top w:val="single" w:sz="4" w:space="0" w:color="auto"/>
              <w:bottom w:val="single" w:sz="4" w:space="0" w:color="auto"/>
            </w:tcBorders>
            <w:shd w:val="clear" w:color="auto" w:fill="D0CECE" w:themeFill="background2" w:themeFillShade="E6"/>
            <w:noWrap/>
          </w:tcPr>
          <w:p w14:paraId="28C6BDCF" w14:textId="0269FC09" w:rsidR="00796A4D" w:rsidRPr="00820EC2" w:rsidRDefault="00796A4D" w:rsidP="0021192F">
            <w:pPr>
              <w:spacing w:after="0" w:line="240" w:lineRule="auto"/>
              <w:rPr>
                <w:rFonts w:ascii="Calibri" w:eastAsia="Times New Roman" w:hAnsi="Calibri" w:cs="Times New Roman"/>
                <w:b/>
                <w:color w:val="000000"/>
                <w:sz w:val="20"/>
                <w:lang w:eastAsia="en-GB"/>
              </w:rPr>
            </w:pPr>
            <w:r w:rsidRPr="00820EC2">
              <w:rPr>
                <w:rFonts w:ascii="Calibri" w:eastAsia="Times New Roman" w:hAnsi="Calibri" w:cs="Times New Roman"/>
                <w:b/>
                <w:color w:val="000000"/>
                <w:sz w:val="20"/>
                <w:lang w:eastAsia="en-GB"/>
              </w:rPr>
              <w:t>Original QRISK2 variables</w:t>
            </w:r>
          </w:p>
        </w:tc>
        <w:tc>
          <w:tcPr>
            <w:tcW w:w="7543" w:type="dxa"/>
            <w:tcBorders>
              <w:top w:val="single" w:sz="4" w:space="0" w:color="auto"/>
              <w:bottom w:val="single" w:sz="4" w:space="0" w:color="auto"/>
            </w:tcBorders>
            <w:shd w:val="clear" w:color="auto" w:fill="D0CECE" w:themeFill="background2" w:themeFillShade="E6"/>
            <w:noWrap/>
            <w:vAlign w:val="bottom"/>
          </w:tcPr>
          <w:p w14:paraId="6B6C7D9F" w14:textId="77777777" w:rsidR="00796A4D" w:rsidRDefault="00796A4D" w:rsidP="00522D8A">
            <w:pPr>
              <w:spacing w:after="0" w:line="240" w:lineRule="auto"/>
              <w:rPr>
                <w:rFonts w:ascii="Calibri" w:eastAsia="Times New Roman" w:hAnsi="Calibri" w:cs="Times New Roman"/>
                <w:color w:val="000000"/>
                <w:sz w:val="20"/>
                <w:lang w:eastAsia="en-GB"/>
              </w:rPr>
            </w:pPr>
          </w:p>
        </w:tc>
      </w:tr>
      <w:tr w:rsidR="004216C5" w:rsidRPr="00522D8A" w14:paraId="2344C0F3" w14:textId="77777777" w:rsidTr="00A7371A">
        <w:trPr>
          <w:trHeight w:val="300"/>
        </w:trPr>
        <w:tc>
          <w:tcPr>
            <w:tcW w:w="2380" w:type="dxa"/>
            <w:tcBorders>
              <w:top w:val="single" w:sz="4" w:space="0" w:color="auto"/>
            </w:tcBorders>
            <w:shd w:val="clear" w:color="auto" w:fill="auto"/>
            <w:noWrap/>
            <w:hideMark/>
          </w:tcPr>
          <w:p w14:paraId="3492FF01"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Age</w:t>
            </w:r>
          </w:p>
        </w:tc>
        <w:tc>
          <w:tcPr>
            <w:tcW w:w="7543" w:type="dxa"/>
            <w:tcBorders>
              <w:top w:val="single" w:sz="4" w:space="0" w:color="auto"/>
            </w:tcBorders>
            <w:shd w:val="clear" w:color="auto" w:fill="auto"/>
            <w:noWrap/>
            <w:vAlign w:val="bottom"/>
            <w:hideMark/>
          </w:tcPr>
          <w:p w14:paraId="6A38E20B" w14:textId="64FB1D10" w:rsidR="00734F76" w:rsidRPr="00522D8A" w:rsidRDefault="002200B2" w:rsidP="00522D8A">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U</w:t>
            </w:r>
            <w:r w:rsidR="00522D8A">
              <w:rPr>
                <w:rFonts w:ascii="Calibri" w:eastAsia="Times New Roman" w:hAnsi="Calibri" w:cs="Times New Roman"/>
                <w:color w:val="000000"/>
                <w:sz w:val="20"/>
                <w:lang w:eastAsia="en-GB"/>
              </w:rPr>
              <w:t xml:space="preserve">ses </w:t>
            </w:r>
            <w:r>
              <w:rPr>
                <w:rFonts w:ascii="Calibri" w:eastAsia="Times New Roman" w:hAnsi="Calibri" w:cs="Times New Roman"/>
                <w:color w:val="000000"/>
                <w:sz w:val="20"/>
                <w:lang w:eastAsia="en-GB"/>
              </w:rPr>
              <w:t>1</w:t>
            </w:r>
            <w:r w:rsidRPr="002200B2">
              <w:rPr>
                <w:rFonts w:ascii="Calibri" w:eastAsia="Times New Roman" w:hAnsi="Calibri" w:cs="Times New Roman"/>
                <w:color w:val="000000"/>
                <w:sz w:val="20"/>
                <w:vertAlign w:val="superscript"/>
                <w:lang w:eastAsia="en-GB"/>
              </w:rPr>
              <w:t>st</w:t>
            </w:r>
            <w:r>
              <w:rPr>
                <w:rFonts w:ascii="Calibri" w:eastAsia="Times New Roman" w:hAnsi="Calibri" w:cs="Times New Roman"/>
                <w:color w:val="000000"/>
                <w:sz w:val="20"/>
                <w:lang w:eastAsia="en-GB"/>
              </w:rPr>
              <w:t xml:space="preserve"> </w:t>
            </w:r>
            <w:r w:rsidR="00522D8A">
              <w:rPr>
                <w:rFonts w:ascii="Calibri" w:eastAsia="Times New Roman" w:hAnsi="Calibri" w:cs="Times New Roman"/>
                <w:color w:val="000000"/>
                <w:sz w:val="20"/>
                <w:lang w:eastAsia="en-GB"/>
              </w:rPr>
              <w:t xml:space="preserve">July each year as a birthday for each patient, </w:t>
            </w:r>
            <w:r>
              <w:rPr>
                <w:rFonts w:ascii="Calibri" w:eastAsia="Times New Roman" w:hAnsi="Calibri" w:cs="Times New Roman"/>
                <w:color w:val="000000"/>
                <w:sz w:val="20"/>
                <w:lang w:eastAsia="en-GB"/>
              </w:rPr>
              <w:t xml:space="preserve">rounds age at index to the nearest integer, and </w:t>
            </w:r>
            <w:r w:rsidR="00522D8A">
              <w:rPr>
                <w:rFonts w:ascii="Calibri" w:eastAsia="Times New Roman" w:hAnsi="Calibri" w:cs="Times New Roman"/>
                <w:color w:val="000000"/>
                <w:sz w:val="20"/>
                <w:lang w:eastAsia="en-GB"/>
              </w:rPr>
              <w:t>updates score accordingly</w:t>
            </w:r>
          </w:p>
        </w:tc>
      </w:tr>
      <w:tr w:rsidR="004216C5" w:rsidRPr="00522D8A" w14:paraId="2BB0F6A0" w14:textId="77777777" w:rsidTr="00A7371A">
        <w:trPr>
          <w:trHeight w:val="300"/>
        </w:trPr>
        <w:tc>
          <w:tcPr>
            <w:tcW w:w="2380" w:type="dxa"/>
            <w:shd w:val="clear" w:color="auto" w:fill="auto"/>
            <w:hideMark/>
          </w:tcPr>
          <w:p w14:paraId="1FAAF4E9"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Sex</w:t>
            </w:r>
          </w:p>
        </w:tc>
        <w:tc>
          <w:tcPr>
            <w:tcW w:w="7543" w:type="dxa"/>
            <w:shd w:val="clear" w:color="auto" w:fill="auto"/>
            <w:vAlign w:val="center"/>
            <w:hideMark/>
          </w:tcPr>
          <w:p w14:paraId="7C823ED2" w14:textId="77777777" w:rsidR="004216C5" w:rsidRPr="00522D8A" w:rsidRDefault="00522D8A" w:rsidP="00BC5EBC">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From CPRD patient file</w:t>
            </w:r>
          </w:p>
        </w:tc>
      </w:tr>
      <w:tr w:rsidR="004216C5" w:rsidRPr="00522D8A" w14:paraId="2B05D354" w14:textId="77777777" w:rsidTr="00A7371A">
        <w:trPr>
          <w:trHeight w:val="600"/>
        </w:trPr>
        <w:tc>
          <w:tcPr>
            <w:tcW w:w="2380" w:type="dxa"/>
            <w:shd w:val="clear" w:color="auto" w:fill="auto"/>
            <w:hideMark/>
          </w:tcPr>
          <w:p w14:paraId="3EF2272D"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Townsend</w:t>
            </w:r>
          </w:p>
        </w:tc>
        <w:tc>
          <w:tcPr>
            <w:tcW w:w="7543" w:type="dxa"/>
            <w:shd w:val="clear" w:color="auto" w:fill="auto"/>
            <w:vAlign w:val="center"/>
            <w:hideMark/>
          </w:tcPr>
          <w:p w14:paraId="6AD5B506" w14:textId="77777777" w:rsidR="004216C5" w:rsidRDefault="004216C5" w:rsidP="00BC5EBC">
            <w:pPr>
              <w:spacing w:after="0" w:line="240" w:lineRule="auto"/>
              <w:rPr>
                <w:rFonts w:ascii="Calibri" w:eastAsia="Times New Roman" w:hAnsi="Calibri" w:cs="Times New Roman"/>
                <w:color w:val="000000"/>
                <w:sz w:val="20"/>
                <w:lang w:eastAsia="en-GB"/>
              </w:rPr>
            </w:pPr>
            <w:proofErr w:type="spellStart"/>
            <w:r w:rsidRPr="00522D8A">
              <w:rPr>
                <w:rFonts w:ascii="Calibri" w:eastAsia="Times New Roman" w:hAnsi="Calibri" w:cs="Times New Roman"/>
                <w:color w:val="000000"/>
                <w:sz w:val="20"/>
                <w:lang w:eastAsia="en-GB"/>
              </w:rPr>
              <w:t>Twentiles</w:t>
            </w:r>
            <w:proofErr w:type="spellEnd"/>
            <w:r w:rsidR="00E95841">
              <w:rPr>
                <w:rFonts w:ascii="Calibri" w:eastAsia="Times New Roman" w:hAnsi="Calibri" w:cs="Times New Roman"/>
                <w:color w:val="000000"/>
                <w:sz w:val="20"/>
                <w:lang w:eastAsia="en-GB"/>
              </w:rPr>
              <w:t xml:space="preserve"> (</w:t>
            </w:r>
            <w:proofErr w:type="spellStart"/>
            <w:r w:rsidR="00E95841">
              <w:rPr>
                <w:rFonts w:ascii="Calibri" w:eastAsia="Times New Roman" w:hAnsi="Calibri" w:cs="Times New Roman"/>
                <w:color w:val="000000"/>
                <w:sz w:val="20"/>
                <w:lang w:eastAsia="en-GB"/>
              </w:rPr>
              <w:t>vigintiles</w:t>
            </w:r>
            <w:proofErr w:type="spellEnd"/>
            <w:r w:rsidR="00E95841">
              <w:rPr>
                <w:rFonts w:ascii="Calibri" w:eastAsia="Times New Roman" w:hAnsi="Calibri" w:cs="Times New Roman"/>
                <w:color w:val="000000"/>
                <w:sz w:val="20"/>
                <w:lang w:eastAsia="en-GB"/>
              </w:rPr>
              <w:t>)</w:t>
            </w:r>
            <w:r w:rsidRPr="00522D8A">
              <w:rPr>
                <w:rFonts w:ascii="Calibri" w:eastAsia="Times New Roman" w:hAnsi="Calibri" w:cs="Times New Roman"/>
                <w:color w:val="000000"/>
                <w:sz w:val="20"/>
                <w:lang w:eastAsia="en-GB"/>
              </w:rPr>
              <w:t xml:space="preserve"> of Townsend score are supplied by CPRD to calculate QRISK2.  This is the closest estimation that we can achieve.</w:t>
            </w:r>
            <w:r w:rsidR="00B64AE1" w:rsidRPr="00522D8A">
              <w:rPr>
                <w:rFonts w:ascii="Calibri" w:eastAsia="Times New Roman" w:hAnsi="Calibri" w:cs="Times New Roman"/>
                <w:color w:val="000000"/>
                <w:sz w:val="20"/>
                <w:lang w:eastAsia="en-GB"/>
              </w:rPr>
              <w:t xml:space="preserve">  If you want to calculate QRISK2 with Townsend score, make sure you request it in your link</w:t>
            </w:r>
            <w:r w:rsidR="00E95841">
              <w:rPr>
                <w:rFonts w:ascii="Calibri" w:eastAsia="Times New Roman" w:hAnsi="Calibri" w:cs="Times New Roman"/>
                <w:color w:val="000000"/>
                <w:sz w:val="20"/>
                <w:lang w:eastAsia="en-GB"/>
              </w:rPr>
              <w:t xml:space="preserve">ed data, and ask for </w:t>
            </w:r>
            <w:proofErr w:type="spellStart"/>
            <w:r w:rsidR="00E95841">
              <w:rPr>
                <w:rFonts w:ascii="Calibri" w:eastAsia="Times New Roman" w:hAnsi="Calibri" w:cs="Times New Roman"/>
                <w:color w:val="000000"/>
                <w:sz w:val="20"/>
                <w:lang w:eastAsia="en-GB"/>
              </w:rPr>
              <w:t>twentiles</w:t>
            </w:r>
            <w:proofErr w:type="spellEnd"/>
            <w:r w:rsidR="00B64AE1" w:rsidRPr="00522D8A">
              <w:rPr>
                <w:rFonts w:ascii="Calibri" w:eastAsia="Times New Roman" w:hAnsi="Calibri" w:cs="Times New Roman"/>
                <w:color w:val="000000"/>
                <w:sz w:val="20"/>
                <w:lang w:eastAsia="en-GB"/>
              </w:rPr>
              <w:t>.  The program can run with practice or patient level Townsend, or without Townsend at all.</w:t>
            </w:r>
          </w:p>
          <w:p w14:paraId="238E928E" w14:textId="061A7324" w:rsidR="003B7D6D" w:rsidRDefault="003B7D6D" w:rsidP="00BC5EBC">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 xml:space="preserve">If the program is run without Townsend, the score is imputed as </w:t>
            </w:r>
            <w:r w:rsidR="00983E0A">
              <w:rPr>
                <w:rFonts w:ascii="Calibri" w:eastAsia="Times New Roman" w:hAnsi="Calibri" w:cs="Times New Roman"/>
                <w:color w:val="000000"/>
                <w:sz w:val="20"/>
                <w:lang w:eastAsia="en-GB"/>
              </w:rPr>
              <w:t>0 (the mean value</w:t>
            </w:r>
            <w:r w:rsidR="005A4188">
              <w:rPr>
                <w:rFonts w:ascii="Calibri" w:eastAsia="Times New Roman" w:hAnsi="Calibri" w:cs="Times New Roman"/>
                <w:color w:val="000000"/>
                <w:sz w:val="20"/>
                <w:lang w:eastAsia="en-GB"/>
              </w:rPr>
              <w:t xml:space="preserve"> of the LSOA Townsend scores)</w:t>
            </w:r>
            <w:r w:rsidRPr="005A4188">
              <w:rPr>
                <w:rFonts w:ascii="Calibri" w:eastAsia="Times New Roman" w:hAnsi="Calibri" w:cs="Times New Roman"/>
                <w:color w:val="000000"/>
                <w:sz w:val="20"/>
                <w:lang w:eastAsia="en-GB"/>
              </w:rPr>
              <w:t>.</w:t>
            </w:r>
          </w:p>
          <w:p w14:paraId="2F99104D" w14:textId="77777777" w:rsidR="000411FA" w:rsidRDefault="000411FA" w:rsidP="00BC5EBC">
            <w:pPr>
              <w:spacing w:after="0" w:line="240" w:lineRule="auto"/>
              <w:rPr>
                <w:rFonts w:ascii="Calibri" w:eastAsia="Times New Roman" w:hAnsi="Calibri" w:cs="Times New Roman"/>
                <w:color w:val="000000"/>
                <w:sz w:val="20"/>
                <w:lang w:eastAsia="en-GB"/>
              </w:rPr>
            </w:pPr>
          </w:p>
          <w:p w14:paraId="61E86209" w14:textId="5F7EE215" w:rsidR="00241F9D" w:rsidRPr="00522D8A" w:rsidRDefault="00241F9D" w:rsidP="00241F9D">
            <w:pPr>
              <w:spacing w:after="0" w:line="240" w:lineRule="auto"/>
              <w:rPr>
                <w:rFonts w:ascii="Calibri" w:eastAsia="Times New Roman" w:hAnsi="Calibri" w:cs="Times New Roman"/>
                <w:color w:val="000000"/>
                <w:sz w:val="20"/>
                <w:lang w:eastAsia="en-GB"/>
              </w:rPr>
            </w:pPr>
            <w:r w:rsidRPr="00F1771F">
              <w:rPr>
                <w:rFonts w:ascii="Calibri" w:hAnsi="Calibri" w:cs="Calibri"/>
                <w:sz w:val="20"/>
              </w:rPr>
              <w:t xml:space="preserve">Values are the midpoints of </w:t>
            </w:r>
            <w:proofErr w:type="spellStart"/>
            <w:r w:rsidRPr="00F1771F">
              <w:rPr>
                <w:rFonts w:ascii="Calibri" w:hAnsi="Calibri" w:cs="Calibri"/>
                <w:sz w:val="20"/>
              </w:rPr>
              <w:t>twentiles</w:t>
            </w:r>
            <w:proofErr w:type="spellEnd"/>
            <w:r w:rsidRPr="00F1771F">
              <w:rPr>
                <w:rFonts w:ascii="Calibri" w:hAnsi="Calibri" w:cs="Calibri"/>
                <w:sz w:val="20"/>
              </w:rPr>
              <w:t xml:space="preserve"> from the 2001 </w:t>
            </w:r>
            <w:r w:rsidR="005930EF" w:rsidRPr="00F1771F">
              <w:rPr>
                <w:rFonts w:ascii="Calibri" w:hAnsi="Calibri" w:cs="Calibri"/>
                <w:sz w:val="20"/>
              </w:rPr>
              <w:t xml:space="preserve">or 2011 </w:t>
            </w:r>
            <w:r w:rsidR="00732539" w:rsidRPr="00F1771F">
              <w:rPr>
                <w:rFonts w:ascii="Calibri" w:hAnsi="Calibri" w:cs="Calibri"/>
                <w:sz w:val="20"/>
              </w:rPr>
              <w:t>LSOA</w:t>
            </w:r>
            <w:r w:rsidRPr="00F1771F">
              <w:rPr>
                <w:rFonts w:ascii="Calibri" w:hAnsi="Calibri" w:cs="Calibri"/>
                <w:sz w:val="20"/>
              </w:rPr>
              <w:t xml:space="preserve"> </w:t>
            </w:r>
            <w:proofErr w:type="spellStart"/>
            <w:r w:rsidRPr="00F1771F">
              <w:rPr>
                <w:rFonts w:ascii="Calibri" w:hAnsi="Calibri" w:cs="Calibri"/>
                <w:sz w:val="20"/>
              </w:rPr>
              <w:t>townsend</w:t>
            </w:r>
            <w:proofErr w:type="spellEnd"/>
            <w:r w:rsidR="005930EF" w:rsidRPr="00F1771F">
              <w:rPr>
                <w:rFonts w:ascii="Calibri" w:hAnsi="Calibri" w:cs="Calibri"/>
                <w:sz w:val="20"/>
              </w:rPr>
              <w:t>. These were calculated using J:\EHR-Working\QRISK2\qrisk2_2015_bundle\Townsend source files\townsendtwentileshs.do</w:t>
            </w:r>
            <w:r w:rsidRPr="00F1771F">
              <w:rPr>
                <w:rFonts w:ascii="Calibri" w:hAnsi="Calibri" w:cs="Calibri"/>
                <w:sz w:val="20"/>
              </w:rPr>
              <w:t xml:space="preserve"> </w:t>
            </w:r>
          </w:p>
        </w:tc>
      </w:tr>
      <w:tr w:rsidR="00673C47" w:rsidRPr="00522D8A" w14:paraId="5D511CCC" w14:textId="77777777" w:rsidTr="00A7371A">
        <w:trPr>
          <w:trHeight w:val="600"/>
        </w:trPr>
        <w:tc>
          <w:tcPr>
            <w:tcW w:w="2380" w:type="dxa"/>
            <w:shd w:val="clear" w:color="auto" w:fill="auto"/>
          </w:tcPr>
          <w:p w14:paraId="1989121D" w14:textId="77777777" w:rsidR="00673C47" w:rsidRPr="00522D8A" w:rsidRDefault="00673C47"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Ethnicity</w:t>
            </w:r>
          </w:p>
        </w:tc>
        <w:tc>
          <w:tcPr>
            <w:tcW w:w="7543" w:type="dxa"/>
            <w:shd w:val="clear" w:color="auto" w:fill="auto"/>
            <w:vAlign w:val="center"/>
          </w:tcPr>
          <w:p w14:paraId="3A8898C9" w14:textId="77777777" w:rsidR="00673C47" w:rsidRPr="00522D8A" w:rsidRDefault="00522D8A" w:rsidP="00BC5EBC">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 xml:space="preserve">Based on </w:t>
            </w:r>
            <w:proofErr w:type="spellStart"/>
            <w:r w:rsidRPr="00522D8A">
              <w:rPr>
                <w:rFonts w:ascii="Calibri" w:eastAsia="Times New Roman" w:hAnsi="Calibri" w:cs="Times New Roman"/>
                <w:color w:val="000000"/>
                <w:sz w:val="20"/>
                <w:lang w:eastAsia="en-GB"/>
              </w:rPr>
              <w:t>medcodes</w:t>
            </w:r>
            <w:proofErr w:type="spellEnd"/>
            <w:r w:rsidRPr="00522D8A">
              <w:rPr>
                <w:rFonts w:ascii="Calibri" w:eastAsia="Times New Roman" w:hAnsi="Calibri" w:cs="Times New Roman"/>
                <w:color w:val="000000"/>
                <w:sz w:val="20"/>
                <w:lang w:eastAsia="en-GB"/>
              </w:rPr>
              <w:t xml:space="preserve"> recorded in the Clinical file</w:t>
            </w:r>
          </w:p>
          <w:p w14:paraId="255A1DFB" w14:textId="77777777" w:rsidR="00522D8A" w:rsidRDefault="00522D8A" w:rsidP="00522D8A">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See</w:t>
            </w:r>
            <w:r>
              <w:rPr>
                <w:rFonts w:ascii="Calibri" w:eastAsia="Times New Roman" w:hAnsi="Calibri" w:cs="Times New Roman"/>
                <w:color w:val="000000"/>
                <w:sz w:val="20"/>
                <w:lang w:eastAsia="en-GB"/>
              </w:rPr>
              <w:t>:</w:t>
            </w:r>
            <w:r w:rsidRPr="00522D8A">
              <w:rPr>
                <w:rFonts w:ascii="Calibri" w:eastAsia="Times New Roman" w:hAnsi="Calibri" w:cs="Times New Roman"/>
                <w:color w:val="000000"/>
                <w:sz w:val="20"/>
                <w:lang w:eastAsia="en-GB"/>
              </w:rPr>
              <w:t xml:space="preserve"> </w:t>
            </w:r>
          </w:p>
          <w:p w14:paraId="0D3CDA30" w14:textId="77777777" w:rsidR="00522D8A" w:rsidRDefault="00522D8A" w:rsidP="00522D8A">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J:\EHR-</w:t>
            </w:r>
            <w:r>
              <w:rPr>
                <w:rFonts w:ascii="Calibri" w:eastAsia="Times New Roman" w:hAnsi="Calibri" w:cs="Times New Roman"/>
                <w:color w:val="000000"/>
                <w:sz w:val="20"/>
                <w:lang w:eastAsia="en-GB"/>
              </w:rPr>
              <w:t>W</w:t>
            </w:r>
            <w:r w:rsidRPr="00522D8A">
              <w:rPr>
                <w:rFonts w:ascii="Calibri" w:eastAsia="Times New Roman" w:hAnsi="Calibri" w:cs="Times New Roman"/>
                <w:color w:val="000000"/>
                <w:sz w:val="20"/>
                <w:lang w:eastAsia="en-GB"/>
              </w:rPr>
              <w:t>orking\QRISK2\qrisk2_2015_bundle\codelists\cr_codelist_qrisk_ethnicity.dta</w:t>
            </w:r>
          </w:p>
          <w:p w14:paraId="728B1929" w14:textId="21B438CA" w:rsidR="00522D8A" w:rsidRPr="00522D8A" w:rsidRDefault="00522D8A" w:rsidP="00842E12">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If records are discrepant, it takes the most recent record</w:t>
            </w:r>
            <w:r w:rsidR="00842E12">
              <w:rPr>
                <w:rFonts w:ascii="Calibri" w:eastAsia="Times New Roman" w:hAnsi="Calibri" w:cs="Times New Roman"/>
                <w:color w:val="000000"/>
                <w:sz w:val="20"/>
                <w:lang w:eastAsia="en-GB"/>
              </w:rPr>
              <w:t xml:space="preserve">.  If there are two records recorded on the same date, the program chooses the highest value.  (justification was that many of the discrepancies included white and another ethnic group, and therefore most likely not white).  </w:t>
            </w:r>
            <w:r w:rsidR="00E95841">
              <w:rPr>
                <w:rFonts w:ascii="Calibri" w:eastAsia="Times New Roman" w:hAnsi="Calibri" w:cs="Times New Roman"/>
                <w:color w:val="000000"/>
                <w:sz w:val="20"/>
                <w:lang w:eastAsia="en-GB"/>
              </w:rPr>
              <w:t xml:space="preserve"> </w:t>
            </w:r>
            <w:r w:rsidR="00842E12">
              <w:rPr>
                <w:rFonts w:ascii="Calibri" w:eastAsia="Times New Roman" w:hAnsi="Calibri" w:cs="Times New Roman"/>
                <w:color w:val="000000"/>
                <w:sz w:val="20"/>
                <w:lang w:eastAsia="en-GB"/>
              </w:rPr>
              <w:t xml:space="preserve"> 1 White/not recorded; 2 Indian; 3 Pakistani; 4 Bangladesh; 5 Other Asian; 6 Black Caribbean; 7 Black African; 8 Chinese; 9 Other</w:t>
            </w:r>
          </w:p>
        </w:tc>
      </w:tr>
      <w:tr w:rsidR="004216C5" w:rsidRPr="00522D8A" w14:paraId="233366CF" w14:textId="77777777" w:rsidTr="00A7371A">
        <w:trPr>
          <w:trHeight w:val="600"/>
        </w:trPr>
        <w:tc>
          <w:tcPr>
            <w:tcW w:w="2380" w:type="dxa"/>
            <w:shd w:val="clear" w:color="auto" w:fill="auto"/>
          </w:tcPr>
          <w:p w14:paraId="0BCAB553"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Smoking</w:t>
            </w:r>
            <w:r w:rsidR="003B7D6D">
              <w:rPr>
                <w:rFonts w:ascii="Calibri" w:eastAsia="Times New Roman" w:hAnsi="Calibri" w:cs="Times New Roman"/>
                <w:color w:val="000000"/>
                <w:sz w:val="20"/>
                <w:lang w:eastAsia="en-GB"/>
              </w:rPr>
              <w:t xml:space="preserve"> status</w:t>
            </w:r>
          </w:p>
        </w:tc>
        <w:tc>
          <w:tcPr>
            <w:tcW w:w="7543" w:type="dxa"/>
            <w:shd w:val="clear" w:color="auto" w:fill="auto"/>
            <w:vAlign w:val="center"/>
          </w:tcPr>
          <w:p w14:paraId="7A9AE440" w14:textId="3AAC602F" w:rsidR="007A5CBB" w:rsidRPr="00522D8A" w:rsidRDefault="00574B5C" w:rsidP="003B7D6D">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Retrieves all smoking records identified by QOF codes and the smoking status value in the smoking entity type. T</w:t>
            </w:r>
            <w:r w:rsidR="00E95841">
              <w:rPr>
                <w:rFonts w:ascii="Calibri" w:eastAsia="Times New Roman" w:hAnsi="Calibri" w:cs="Times New Roman"/>
                <w:color w:val="000000"/>
                <w:sz w:val="20"/>
                <w:lang w:eastAsia="en-GB"/>
              </w:rPr>
              <w:t>he most recent record</w:t>
            </w:r>
            <w:r w:rsidR="00E26451">
              <w:rPr>
                <w:rFonts w:ascii="Calibri" w:eastAsia="Times New Roman" w:hAnsi="Calibri" w:cs="Times New Roman"/>
                <w:color w:val="000000"/>
                <w:sz w:val="20"/>
                <w:lang w:eastAsia="en-GB"/>
              </w:rPr>
              <w:t xml:space="preserve"> prior</w:t>
            </w:r>
            <w:r w:rsidR="00E95841">
              <w:rPr>
                <w:rFonts w:ascii="Calibri" w:eastAsia="Times New Roman" w:hAnsi="Calibri" w:cs="Times New Roman"/>
                <w:color w:val="000000"/>
                <w:sz w:val="20"/>
                <w:lang w:eastAsia="en-GB"/>
              </w:rPr>
              <w:t xml:space="preserve"> to index date </w:t>
            </w:r>
            <w:r w:rsidR="00732BF4">
              <w:rPr>
                <w:rFonts w:ascii="Calibri" w:eastAsia="Times New Roman" w:hAnsi="Calibri" w:cs="Times New Roman"/>
                <w:color w:val="000000"/>
                <w:sz w:val="20"/>
                <w:lang w:eastAsia="en-GB"/>
              </w:rPr>
              <w:t>is</w:t>
            </w:r>
            <w:r w:rsidR="00E95841">
              <w:rPr>
                <w:rFonts w:ascii="Calibri" w:eastAsia="Times New Roman" w:hAnsi="Calibri" w:cs="Times New Roman"/>
                <w:color w:val="000000"/>
                <w:sz w:val="20"/>
                <w:lang w:eastAsia="en-GB"/>
              </w:rPr>
              <w:t xml:space="preserve"> used to define smoking status at index date</w:t>
            </w:r>
            <w:r w:rsidR="00732BF4">
              <w:rPr>
                <w:rFonts w:ascii="Calibri" w:eastAsia="Times New Roman" w:hAnsi="Calibri" w:cs="Times New Roman"/>
                <w:color w:val="000000"/>
                <w:sz w:val="20"/>
                <w:lang w:eastAsia="en-GB"/>
              </w:rPr>
              <w:t>.</w:t>
            </w:r>
            <w:r w:rsidR="00E95841">
              <w:rPr>
                <w:rFonts w:ascii="Calibri" w:eastAsia="Times New Roman" w:hAnsi="Calibri" w:cs="Times New Roman"/>
                <w:color w:val="000000"/>
                <w:sz w:val="20"/>
                <w:lang w:eastAsia="en-GB"/>
              </w:rPr>
              <w:t xml:space="preserve"> </w:t>
            </w:r>
            <w:r w:rsidR="00732BF4">
              <w:rPr>
                <w:rFonts w:ascii="Calibri" w:eastAsia="Times New Roman" w:hAnsi="Calibri" w:cs="Times New Roman"/>
                <w:color w:val="000000"/>
                <w:sz w:val="20"/>
                <w:lang w:eastAsia="en-GB"/>
              </w:rPr>
              <w:t>This is</w:t>
            </w:r>
            <w:r w:rsidR="00E95841">
              <w:rPr>
                <w:rFonts w:ascii="Calibri" w:eastAsia="Times New Roman" w:hAnsi="Calibri" w:cs="Times New Roman"/>
                <w:color w:val="000000"/>
                <w:sz w:val="20"/>
                <w:lang w:eastAsia="en-GB"/>
              </w:rPr>
              <w:t xml:space="preserve"> updated in the time updated </w:t>
            </w:r>
            <w:r w:rsidR="00732BF4">
              <w:rPr>
                <w:rFonts w:ascii="Calibri" w:eastAsia="Times New Roman" w:hAnsi="Calibri" w:cs="Times New Roman"/>
                <w:color w:val="000000"/>
                <w:sz w:val="20"/>
                <w:lang w:eastAsia="en-GB"/>
              </w:rPr>
              <w:t xml:space="preserve">QRISK score </w:t>
            </w:r>
            <w:r w:rsidR="00E95841">
              <w:rPr>
                <w:rFonts w:ascii="Calibri" w:eastAsia="Times New Roman" w:hAnsi="Calibri" w:cs="Times New Roman"/>
                <w:color w:val="000000"/>
                <w:sz w:val="20"/>
                <w:lang w:eastAsia="en-GB"/>
              </w:rPr>
              <w:t>each time smoking is recorded.</w:t>
            </w:r>
            <w:r w:rsidR="0022619F">
              <w:rPr>
                <w:rFonts w:ascii="Calibri" w:eastAsia="Times New Roman" w:hAnsi="Calibri" w:cs="Times New Roman"/>
                <w:color w:val="000000"/>
                <w:sz w:val="20"/>
                <w:lang w:eastAsia="en-GB"/>
              </w:rPr>
              <w:t xml:space="preserve"> </w:t>
            </w:r>
          </w:p>
        </w:tc>
      </w:tr>
      <w:tr w:rsidR="004216C5" w:rsidRPr="00522D8A" w14:paraId="7E62DBB9" w14:textId="77777777" w:rsidTr="00A7371A">
        <w:trPr>
          <w:trHeight w:val="600"/>
        </w:trPr>
        <w:tc>
          <w:tcPr>
            <w:tcW w:w="2380" w:type="dxa"/>
            <w:shd w:val="clear" w:color="auto" w:fill="auto"/>
          </w:tcPr>
          <w:p w14:paraId="05FBDAE9"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Diabetes</w:t>
            </w:r>
          </w:p>
        </w:tc>
        <w:tc>
          <w:tcPr>
            <w:tcW w:w="7543" w:type="dxa"/>
            <w:shd w:val="clear" w:color="auto" w:fill="auto"/>
            <w:vAlign w:val="center"/>
          </w:tcPr>
          <w:p w14:paraId="2A09C99A" w14:textId="26077D06" w:rsidR="004216C5" w:rsidRDefault="004216C5" w:rsidP="00BC5EBC">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CPRD clinical</w:t>
            </w:r>
            <w:r w:rsidR="00F25D34">
              <w:rPr>
                <w:rFonts w:ascii="Calibri" w:eastAsia="Times New Roman" w:hAnsi="Calibri" w:cs="Times New Roman"/>
                <w:color w:val="000000"/>
                <w:sz w:val="20"/>
                <w:lang w:eastAsia="en-GB"/>
              </w:rPr>
              <w:t xml:space="preserve"> and referral</w:t>
            </w:r>
            <w:r w:rsidRPr="00522D8A">
              <w:rPr>
                <w:rFonts w:ascii="Calibri" w:eastAsia="Times New Roman" w:hAnsi="Calibri" w:cs="Times New Roman"/>
                <w:color w:val="000000"/>
                <w:sz w:val="20"/>
                <w:lang w:eastAsia="en-GB"/>
              </w:rPr>
              <w:t xml:space="preserve"> file; based on QOF codes</w:t>
            </w:r>
          </w:p>
          <w:p w14:paraId="5487F22F" w14:textId="5B77C670" w:rsidR="007A5CBB" w:rsidRPr="00522D8A" w:rsidRDefault="007A5CBB" w:rsidP="007A5CBB">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Categorised as</w:t>
            </w:r>
            <w:r w:rsidRPr="00522D8A">
              <w:rPr>
                <w:rFonts w:ascii="Calibri" w:eastAsia="Times New Roman" w:hAnsi="Calibri" w:cs="Times New Roman"/>
                <w:color w:val="000000"/>
                <w:sz w:val="20"/>
                <w:lang w:eastAsia="en-GB"/>
              </w:rPr>
              <w:t xml:space="preserve"> type 1 </w:t>
            </w:r>
            <w:r>
              <w:rPr>
                <w:rFonts w:ascii="Calibri" w:eastAsia="Times New Roman" w:hAnsi="Calibri" w:cs="Times New Roman"/>
                <w:color w:val="000000"/>
                <w:sz w:val="20"/>
                <w:lang w:eastAsia="en-GB"/>
              </w:rPr>
              <w:t>or</w:t>
            </w:r>
            <w:r w:rsidRPr="00522D8A">
              <w:rPr>
                <w:rFonts w:ascii="Calibri" w:eastAsia="Times New Roman" w:hAnsi="Calibri" w:cs="Times New Roman"/>
                <w:color w:val="000000"/>
                <w:sz w:val="20"/>
                <w:lang w:eastAsia="en-GB"/>
              </w:rPr>
              <w:t xml:space="preserve"> type 2</w:t>
            </w:r>
            <w:r w:rsidR="0022619F">
              <w:rPr>
                <w:rFonts w:ascii="Calibri" w:eastAsia="Times New Roman" w:hAnsi="Calibri" w:cs="Times New Roman"/>
                <w:color w:val="000000"/>
                <w:sz w:val="20"/>
                <w:lang w:eastAsia="en-GB"/>
              </w:rPr>
              <w:t>. Patients with records of both type 1 and type 2 diabetes are classified according to the nearest record prior to index.</w:t>
            </w:r>
          </w:p>
        </w:tc>
      </w:tr>
      <w:tr w:rsidR="004216C5" w:rsidRPr="00522D8A" w14:paraId="369C88B7" w14:textId="77777777" w:rsidTr="00A7371A">
        <w:trPr>
          <w:trHeight w:val="300"/>
        </w:trPr>
        <w:tc>
          <w:tcPr>
            <w:tcW w:w="2380" w:type="dxa"/>
            <w:shd w:val="clear" w:color="auto" w:fill="auto"/>
            <w:hideMark/>
          </w:tcPr>
          <w:p w14:paraId="31944291"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Atrial fibrillation</w:t>
            </w:r>
          </w:p>
        </w:tc>
        <w:tc>
          <w:tcPr>
            <w:tcW w:w="7543" w:type="dxa"/>
            <w:shd w:val="clear" w:color="auto" w:fill="auto"/>
            <w:vAlign w:val="center"/>
            <w:hideMark/>
          </w:tcPr>
          <w:p w14:paraId="1FCA7FFB" w14:textId="0548A994" w:rsidR="004216C5" w:rsidRPr="00522D8A" w:rsidRDefault="004216C5" w:rsidP="00BC5EBC">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CPRD clinical</w:t>
            </w:r>
            <w:r w:rsidR="00F25D34">
              <w:rPr>
                <w:rFonts w:ascii="Calibri" w:eastAsia="Times New Roman" w:hAnsi="Calibri" w:cs="Times New Roman"/>
                <w:color w:val="000000"/>
                <w:sz w:val="20"/>
                <w:lang w:eastAsia="en-GB"/>
              </w:rPr>
              <w:t xml:space="preserve"> and referral</w:t>
            </w:r>
            <w:r w:rsidRPr="00522D8A">
              <w:rPr>
                <w:rFonts w:ascii="Calibri" w:eastAsia="Times New Roman" w:hAnsi="Calibri" w:cs="Times New Roman"/>
                <w:color w:val="000000"/>
                <w:sz w:val="20"/>
                <w:lang w:eastAsia="en-GB"/>
              </w:rPr>
              <w:t xml:space="preserve"> file; based on QOF codes</w:t>
            </w:r>
          </w:p>
        </w:tc>
      </w:tr>
      <w:tr w:rsidR="00673C47" w:rsidRPr="00522D8A" w14:paraId="00A68EE2" w14:textId="77777777" w:rsidTr="00A7371A">
        <w:trPr>
          <w:trHeight w:val="300"/>
        </w:trPr>
        <w:tc>
          <w:tcPr>
            <w:tcW w:w="2380" w:type="dxa"/>
            <w:shd w:val="clear" w:color="auto" w:fill="auto"/>
          </w:tcPr>
          <w:p w14:paraId="2E35A7BA" w14:textId="77777777" w:rsidR="00673C47" w:rsidRPr="00522D8A" w:rsidRDefault="00673C47"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lastRenderedPageBreak/>
              <w:t>Rheumatoid arthritis</w:t>
            </w:r>
          </w:p>
        </w:tc>
        <w:tc>
          <w:tcPr>
            <w:tcW w:w="7543" w:type="dxa"/>
            <w:shd w:val="clear" w:color="auto" w:fill="auto"/>
            <w:vAlign w:val="center"/>
          </w:tcPr>
          <w:p w14:paraId="5B705CD7" w14:textId="77777777" w:rsidR="00673C47" w:rsidRPr="00522D8A" w:rsidRDefault="00522D8A" w:rsidP="00BC5EBC">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CPRD clinical file; based on QOF codes</w:t>
            </w:r>
          </w:p>
        </w:tc>
      </w:tr>
      <w:tr w:rsidR="004216C5" w:rsidRPr="00522D8A" w14:paraId="7BA79AA6" w14:textId="77777777" w:rsidTr="00A7371A">
        <w:trPr>
          <w:trHeight w:val="300"/>
        </w:trPr>
        <w:tc>
          <w:tcPr>
            <w:tcW w:w="2380" w:type="dxa"/>
            <w:shd w:val="clear" w:color="auto" w:fill="auto"/>
            <w:hideMark/>
          </w:tcPr>
          <w:p w14:paraId="10C4215D" w14:textId="77777777" w:rsidR="004216C5" w:rsidRPr="00522D8A" w:rsidRDefault="00673C47"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Chronic kidney disease stage 4-5</w:t>
            </w:r>
          </w:p>
        </w:tc>
        <w:tc>
          <w:tcPr>
            <w:tcW w:w="7543" w:type="dxa"/>
            <w:shd w:val="clear" w:color="auto" w:fill="auto"/>
            <w:vAlign w:val="center"/>
            <w:hideMark/>
          </w:tcPr>
          <w:p w14:paraId="4F40952C" w14:textId="0939E2FF" w:rsidR="004216C5" w:rsidRPr="00522D8A" w:rsidRDefault="004216C5" w:rsidP="00BC5EBC">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 xml:space="preserve">CPRD clinical </w:t>
            </w:r>
            <w:r w:rsidR="00F25D34">
              <w:rPr>
                <w:rFonts w:ascii="Calibri" w:eastAsia="Times New Roman" w:hAnsi="Calibri" w:cs="Times New Roman"/>
                <w:color w:val="000000"/>
                <w:sz w:val="20"/>
                <w:lang w:eastAsia="en-GB"/>
              </w:rPr>
              <w:t xml:space="preserve">and referral </w:t>
            </w:r>
            <w:r w:rsidRPr="00522D8A">
              <w:rPr>
                <w:rFonts w:ascii="Calibri" w:eastAsia="Times New Roman" w:hAnsi="Calibri" w:cs="Times New Roman"/>
                <w:color w:val="000000"/>
                <w:sz w:val="20"/>
                <w:lang w:eastAsia="en-GB"/>
              </w:rPr>
              <w:t xml:space="preserve">file; based </w:t>
            </w:r>
            <w:r w:rsidR="0022619F">
              <w:rPr>
                <w:rFonts w:ascii="Calibri" w:eastAsia="Times New Roman" w:hAnsi="Calibri" w:cs="Times New Roman"/>
                <w:color w:val="000000"/>
                <w:sz w:val="20"/>
                <w:lang w:eastAsia="en-GB"/>
              </w:rPr>
              <w:t xml:space="preserve">full definition </w:t>
            </w:r>
            <w:r w:rsidR="0087529C">
              <w:rPr>
                <w:rFonts w:ascii="Calibri" w:eastAsia="Times New Roman" w:hAnsi="Calibri" w:cs="Times New Roman"/>
                <w:color w:val="000000"/>
                <w:sz w:val="20"/>
                <w:lang w:eastAsia="en-GB"/>
              </w:rPr>
              <w:t>o</w:t>
            </w:r>
            <w:r w:rsidR="0022619F">
              <w:rPr>
                <w:rFonts w:ascii="Calibri" w:eastAsia="Times New Roman" w:hAnsi="Calibri" w:cs="Times New Roman"/>
                <w:color w:val="000000"/>
                <w:sz w:val="20"/>
                <w:lang w:eastAsia="en-GB"/>
              </w:rPr>
              <w:t>n full QRISK definition</w:t>
            </w:r>
          </w:p>
        </w:tc>
      </w:tr>
      <w:tr w:rsidR="004216C5" w:rsidRPr="00522D8A" w14:paraId="749479F6" w14:textId="77777777" w:rsidTr="00A7371A">
        <w:trPr>
          <w:trHeight w:val="600"/>
        </w:trPr>
        <w:tc>
          <w:tcPr>
            <w:tcW w:w="2380" w:type="dxa"/>
            <w:shd w:val="clear" w:color="auto" w:fill="auto"/>
            <w:hideMark/>
          </w:tcPr>
          <w:p w14:paraId="67E4DCC5" w14:textId="77777777" w:rsidR="004216C5" w:rsidRPr="00522D8A" w:rsidRDefault="00673C47"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Height</w:t>
            </w:r>
            <w:r w:rsidR="000411FA">
              <w:rPr>
                <w:rFonts w:ascii="Calibri" w:eastAsia="Times New Roman" w:hAnsi="Calibri" w:cs="Times New Roman"/>
                <w:color w:val="000000"/>
                <w:sz w:val="20"/>
                <w:lang w:eastAsia="en-GB"/>
              </w:rPr>
              <w:t xml:space="preserve"> &amp; weight</w:t>
            </w:r>
          </w:p>
        </w:tc>
        <w:tc>
          <w:tcPr>
            <w:tcW w:w="7543" w:type="dxa"/>
            <w:shd w:val="clear" w:color="auto" w:fill="auto"/>
            <w:vAlign w:val="center"/>
            <w:hideMark/>
          </w:tcPr>
          <w:p w14:paraId="51F6652E" w14:textId="627847F3" w:rsidR="007A5CBB" w:rsidRPr="00522D8A" w:rsidRDefault="007A5CBB" w:rsidP="007A5CBB">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Not calculated as height</w:t>
            </w:r>
            <w:r w:rsidR="000411FA">
              <w:rPr>
                <w:rFonts w:ascii="Calibri" w:eastAsia="Times New Roman" w:hAnsi="Calibri" w:cs="Times New Roman"/>
                <w:color w:val="000000"/>
                <w:sz w:val="20"/>
                <w:lang w:eastAsia="en-GB"/>
              </w:rPr>
              <w:t xml:space="preserve"> and weight </w:t>
            </w:r>
            <w:r>
              <w:rPr>
                <w:rFonts w:ascii="Calibri" w:eastAsia="Times New Roman" w:hAnsi="Calibri" w:cs="Times New Roman"/>
                <w:color w:val="000000"/>
                <w:sz w:val="20"/>
                <w:lang w:eastAsia="en-GB"/>
              </w:rPr>
              <w:t xml:space="preserve">– </w:t>
            </w:r>
            <w:r w:rsidR="00E97B9A">
              <w:rPr>
                <w:rFonts w:ascii="Calibri" w:eastAsia="Times New Roman" w:hAnsi="Calibri" w:cs="Times New Roman"/>
                <w:color w:val="000000"/>
                <w:sz w:val="20"/>
                <w:lang w:eastAsia="en-GB"/>
              </w:rPr>
              <w:t>uses QOF Read codes to identify</w:t>
            </w:r>
            <w:r>
              <w:rPr>
                <w:rFonts w:ascii="Calibri" w:eastAsia="Times New Roman" w:hAnsi="Calibri" w:cs="Times New Roman"/>
                <w:color w:val="000000"/>
                <w:sz w:val="20"/>
                <w:lang w:eastAsia="en-GB"/>
              </w:rPr>
              <w:t xml:space="preserve"> BMI </w:t>
            </w:r>
            <w:r w:rsidR="00E97B9A">
              <w:rPr>
                <w:rFonts w:ascii="Calibri" w:eastAsia="Times New Roman" w:hAnsi="Calibri" w:cs="Times New Roman"/>
                <w:color w:val="000000"/>
                <w:sz w:val="20"/>
                <w:lang w:eastAsia="en-GB"/>
              </w:rPr>
              <w:t xml:space="preserve">records </w:t>
            </w:r>
            <w:r>
              <w:rPr>
                <w:rFonts w:ascii="Calibri" w:eastAsia="Times New Roman" w:hAnsi="Calibri" w:cs="Times New Roman"/>
                <w:color w:val="000000"/>
                <w:sz w:val="20"/>
                <w:lang w:eastAsia="en-GB"/>
              </w:rPr>
              <w:t xml:space="preserve">in the Clinical file, and </w:t>
            </w:r>
            <w:proofErr w:type="gramStart"/>
            <w:r w:rsidR="00E97B9A">
              <w:rPr>
                <w:rFonts w:ascii="Calibri" w:eastAsia="Times New Roman" w:hAnsi="Calibri" w:cs="Times New Roman"/>
                <w:color w:val="000000"/>
                <w:sz w:val="20"/>
                <w:lang w:eastAsia="en-GB"/>
              </w:rPr>
              <w:t xml:space="preserve">accesses </w:t>
            </w:r>
            <w:r w:rsidR="000411FA">
              <w:rPr>
                <w:rFonts w:ascii="Calibri" w:eastAsia="Times New Roman" w:hAnsi="Calibri" w:cs="Times New Roman"/>
                <w:color w:val="000000"/>
                <w:sz w:val="20"/>
                <w:lang w:eastAsia="en-GB"/>
              </w:rPr>
              <w:t xml:space="preserve"> structured</w:t>
            </w:r>
            <w:proofErr w:type="gramEnd"/>
            <w:r w:rsidR="000411FA">
              <w:rPr>
                <w:rFonts w:ascii="Calibri" w:eastAsia="Times New Roman" w:hAnsi="Calibri" w:cs="Times New Roman"/>
                <w:color w:val="000000"/>
                <w:sz w:val="20"/>
                <w:lang w:eastAsia="en-GB"/>
              </w:rPr>
              <w:t xml:space="preserve"> data in the</w:t>
            </w:r>
            <w:r>
              <w:rPr>
                <w:rFonts w:ascii="Calibri" w:eastAsia="Times New Roman" w:hAnsi="Calibri" w:cs="Times New Roman"/>
                <w:color w:val="000000"/>
                <w:sz w:val="20"/>
                <w:lang w:eastAsia="en-GB"/>
              </w:rPr>
              <w:t xml:space="preserve"> Additional file (data3)</w:t>
            </w:r>
            <w:r w:rsidR="00E97B9A">
              <w:rPr>
                <w:rFonts w:ascii="Calibri" w:eastAsia="Times New Roman" w:hAnsi="Calibri" w:cs="Times New Roman"/>
                <w:color w:val="000000"/>
                <w:sz w:val="20"/>
                <w:lang w:eastAsia="en-GB"/>
              </w:rPr>
              <w:t xml:space="preserve"> for these records</w:t>
            </w:r>
            <w:r w:rsidR="00E26451">
              <w:rPr>
                <w:rFonts w:ascii="Calibri" w:eastAsia="Times New Roman" w:hAnsi="Calibri" w:cs="Times New Roman"/>
                <w:color w:val="000000"/>
                <w:sz w:val="20"/>
                <w:lang w:eastAsia="en-GB"/>
              </w:rPr>
              <w:t>. The most recent record prior to index date is used to define BMI at index date. This is updated in the time updated QRISK score each time BMI is recorded.</w:t>
            </w:r>
          </w:p>
        </w:tc>
      </w:tr>
      <w:tr w:rsidR="004216C5" w:rsidRPr="00522D8A" w14:paraId="5766FA21" w14:textId="77777777" w:rsidTr="00A7371A">
        <w:trPr>
          <w:trHeight w:val="300"/>
        </w:trPr>
        <w:tc>
          <w:tcPr>
            <w:tcW w:w="2380" w:type="dxa"/>
            <w:shd w:val="clear" w:color="auto" w:fill="auto"/>
            <w:hideMark/>
          </w:tcPr>
          <w:p w14:paraId="7F17D3EA"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Treated hypertension</w:t>
            </w:r>
          </w:p>
        </w:tc>
        <w:tc>
          <w:tcPr>
            <w:tcW w:w="7543" w:type="dxa"/>
            <w:shd w:val="clear" w:color="auto" w:fill="auto"/>
            <w:vAlign w:val="center"/>
            <w:hideMark/>
          </w:tcPr>
          <w:p w14:paraId="5029BA75" w14:textId="77777777" w:rsidR="007A5CBB" w:rsidRDefault="007A5CBB" w:rsidP="00BC5EBC">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2 sources:</w:t>
            </w:r>
          </w:p>
          <w:p w14:paraId="6BE2FD7B" w14:textId="1B63777C" w:rsidR="004216C5" w:rsidRPr="007A5CBB" w:rsidRDefault="004216C5" w:rsidP="007A5CBB">
            <w:pPr>
              <w:pStyle w:val="ListParagraph"/>
              <w:numPr>
                <w:ilvl w:val="0"/>
                <w:numId w:val="13"/>
              </w:numPr>
              <w:spacing w:after="0" w:line="240" w:lineRule="auto"/>
              <w:rPr>
                <w:rFonts w:ascii="Calibri" w:eastAsia="Times New Roman" w:hAnsi="Calibri" w:cs="Times New Roman"/>
                <w:color w:val="000000"/>
                <w:sz w:val="20"/>
                <w:lang w:eastAsia="en-GB"/>
              </w:rPr>
            </w:pPr>
            <w:r w:rsidRPr="007A5CBB">
              <w:rPr>
                <w:rFonts w:ascii="Calibri" w:eastAsia="Times New Roman" w:hAnsi="Calibri" w:cs="Times New Roman"/>
                <w:color w:val="000000"/>
                <w:sz w:val="20"/>
                <w:lang w:eastAsia="en-GB"/>
              </w:rPr>
              <w:t xml:space="preserve">CPRD clinical </w:t>
            </w:r>
            <w:r w:rsidR="00F25D34">
              <w:rPr>
                <w:rFonts w:ascii="Calibri" w:eastAsia="Times New Roman" w:hAnsi="Calibri" w:cs="Times New Roman"/>
                <w:color w:val="000000"/>
                <w:sz w:val="20"/>
                <w:lang w:eastAsia="en-GB"/>
              </w:rPr>
              <w:t xml:space="preserve">and referral </w:t>
            </w:r>
            <w:r w:rsidRPr="007A5CBB">
              <w:rPr>
                <w:rFonts w:ascii="Calibri" w:eastAsia="Times New Roman" w:hAnsi="Calibri" w:cs="Times New Roman"/>
                <w:color w:val="000000"/>
                <w:sz w:val="20"/>
                <w:lang w:eastAsia="en-GB"/>
              </w:rPr>
              <w:t>file; based on QOF codes</w:t>
            </w:r>
            <w:r w:rsidR="00BC5EBC" w:rsidRPr="007A5CBB">
              <w:rPr>
                <w:rFonts w:ascii="Calibri" w:eastAsia="Times New Roman" w:hAnsi="Calibri" w:cs="Times New Roman"/>
                <w:color w:val="000000"/>
                <w:sz w:val="20"/>
                <w:lang w:eastAsia="en-GB"/>
              </w:rPr>
              <w:t xml:space="preserve"> for treated hypertension</w:t>
            </w:r>
          </w:p>
          <w:p w14:paraId="7E2355DC" w14:textId="63CF8DB6" w:rsidR="00BC5EBC" w:rsidRPr="007A5CBB" w:rsidRDefault="007A5CBB" w:rsidP="007A5CBB">
            <w:pPr>
              <w:pStyle w:val="ListParagraph"/>
              <w:numPr>
                <w:ilvl w:val="0"/>
                <w:numId w:val="13"/>
              </w:numPr>
              <w:spacing w:after="0" w:line="240" w:lineRule="auto"/>
              <w:rPr>
                <w:sz w:val="20"/>
              </w:rPr>
            </w:pPr>
            <w:r>
              <w:rPr>
                <w:rFonts w:ascii="Calibri" w:eastAsia="Times New Roman" w:hAnsi="Calibri" w:cs="Times New Roman"/>
                <w:color w:val="000000"/>
                <w:sz w:val="20"/>
                <w:lang w:eastAsia="en-GB"/>
              </w:rPr>
              <w:t>A</w:t>
            </w:r>
            <w:r w:rsidR="00BC5EBC" w:rsidRPr="007A5CBB">
              <w:rPr>
                <w:rFonts w:ascii="Calibri" w:eastAsia="Times New Roman" w:hAnsi="Calibri" w:cs="Times New Roman"/>
                <w:color w:val="000000"/>
                <w:sz w:val="20"/>
                <w:lang w:eastAsia="en-GB"/>
              </w:rPr>
              <w:t xml:space="preserve">lso based on current prescriptions for blood pressure medications in the therapy file.  </w:t>
            </w:r>
          </w:p>
          <w:p w14:paraId="2CA1D4A1" w14:textId="77777777" w:rsidR="003B7D6D" w:rsidRPr="00522D8A" w:rsidRDefault="003B7D6D" w:rsidP="000411FA">
            <w:pPr>
              <w:spacing w:after="0" w:line="240" w:lineRule="auto"/>
              <w:rPr>
                <w:rFonts w:ascii="Calibri" w:eastAsia="Times New Roman" w:hAnsi="Calibri" w:cs="Times New Roman"/>
                <w:color w:val="000000"/>
                <w:sz w:val="20"/>
                <w:lang w:eastAsia="en-GB"/>
              </w:rPr>
            </w:pPr>
            <w:r>
              <w:rPr>
                <w:sz w:val="20"/>
              </w:rPr>
              <w:t xml:space="preserve">A current prescription is one that is </w:t>
            </w:r>
            <w:r w:rsidRPr="000411FA">
              <w:rPr>
                <w:sz w:val="20"/>
              </w:rPr>
              <w:t>defined as ongoing at index date</w:t>
            </w:r>
            <w:r w:rsidR="000411FA">
              <w:rPr>
                <w:sz w:val="20"/>
              </w:rPr>
              <w:t>, i.e. prescription date + number of days’ supply &gt;</w:t>
            </w:r>
            <w:proofErr w:type="spellStart"/>
            <w:r w:rsidR="000411FA">
              <w:rPr>
                <w:sz w:val="20"/>
              </w:rPr>
              <w:t>indexdate</w:t>
            </w:r>
            <w:proofErr w:type="spellEnd"/>
            <w:r w:rsidR="000411FA">
              <w:rPr>
                <w:sz w:val="20"/>
              </w:rPr>
              <w:t>.</w:t>
            </w:r>
          </w:p>
        </w:tc>
      </w:tr>
      <w:tr w:rsidR="004216C5" w:rsidRPr="00522D8A" w14:paraId="4D0EA09D" w14:textId="77777777" w:rsidTr="00A7371A">
        <w:trPr>
          <w:trHeight w:val="300"/>
        </w:trPr>
        <w:tc>
          <w:tcPr>
            <w:tcW w:w="2380" w:type="dxa"/>
            <w:shd w:val="clear" w:color="auto" w:fill="auto"/>
            <w:hideMark/>
          </w:tcPr>
          <w:p w14:paraId="2496B56F" w14:textId="77777777" w:rsidR="004216C5" w:rsidRPr="00522D8A" w:rsidRDefault="00673C47"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 xml:space="preserve">Total </w:t>
            </w:r>
            <w:proofErr w:type="spellStart"/>
            <w:r w:rsidRPr="00522D8A">
              <w:rPr>
                <w:rFonts w:ascii="Calibri" w:eastAsia="Times New Roman" w:hAnsi="Calibri" w:cs="Times New Roman"/>
                <w:color w:val="000000"/>
                <w:sz w:val="20"/>
                <w:lang w:eastAsia="en-GB"/>
              </w:rPr>
              <w:t>cholesterol:HDL</w:t>
            </w:r>
            <w:proofErr w:type="spellEnd"/>
            <w:r w:rsidRPr="00522D8A">
              <w:rPr>
                <w:rFonts w:ascii="Calibri" w:eastAsia="Times New Roman" w:hAnsi="Calibri" w:cs="Times New Roman"/>
                <w:color w:val="000000"/>
                <w:sz w:val="20"/>
                <w:lang w:eastAsia="en-GB"/>
              </w:rPr>
              <w:t xml:space="preserve"> ratio</w:t>
            </w:r>
          </w:p>
        </w:tc>
        <w:tc>
          <w:tcPr>
            <w:tcW w:w="7543" w:type="dxa"/>
            <w:shd w:val="clear" w:color="auto" w:fill="auto"/>
            <w:vAlign w:val="center"/>
            <w:hideMark/>
          </w:tcPr>
          <w:p w14:paraId="44BB16F3" w14:textId="77777777" w:rsidR="004216C5" w:rsidRPr="00740116" w:rsidRDefault="00740116" w:rsidP="00BC5EBC">
            <w:pPr>
              <w:spacing w:after="0" w:line="240" w:lineRule="auto"/>
              <w:rPr>
                <w:rFonts w:ascii="Calibri" w:eastAsia="Times New Roman" w:hAnsi="Calibri" w:cs="Times New Roman"/>
                <w:color w:val="000000"/>
                <w:sz w:val="20"/>
                <w:lang w:eastAsia="en-GB"/>
              </w:rPr>
            </w:pPr>
            <w:r w:rsidRPr="00740116">
              <w:rPr>
                <w:rFonts w:ascii="Calibri" w:eastAsia="Times New Roman" w:hAnsi="Calibri" w:cs="Times New Roman"/>
                <w:color w:val="000000"/>
                <w:sz w:val="20"/>
                <w:lang w:eastAsia="en-GB"/>
              </w:rPr>
              <w:t xml:space="preserve">Uses </w:t>
            </w:r>
            <w:proofErr w:type="spellStart"/>
            <w:r w:rsidRPr="00740116">
              <w:rPr>
                <w:rFonts w:ascii="Calibri" w:eastAsia="Times New Roman" w:hAnsi="Calibri" w:cs="Times New Roman"/>
                <w:color w:val="000000"/>
                <w:sz w:val="20"/>
                <w:lang w:eastAsia="en-GB"/>
              </w:rPr>
              <w:t>medcodes</w:t>
            </w:r>
            <w:proofErr w:type="spellEnd"/>
            <w:r>
              <w:rPr>
                <w:rFonts w:ascii="Calibri" w:eastAsia="Times New Roman" w:hAnsi="Calibri" w:cs="Times New Roman"/>
                <w:color w:val="000000"/>
                <w:sz w:val="20"/>
                <w:lang w:eastAsia="en-GB"/>
              </w:rPr>
              <w:t xml:space="preserve"> from the test file</w:t>
            </w:r>
            <w:r w:rsidRPr="00740116">
              <w:rPr>
                <w:rFonts w:ascii="Calibri" w:eastAsia="Times New Roman" w:hAnsi="Calibri" w:cs="Times New Roman"/>
                <w:color w:val="000000"/>
                <w:sz w:val="20"/>
                <w:lang w:eastAsia="en-GB"/>
              </w:rPr>
              <w:t xml:space="preserve"> indicating </w:t>
            </w:r>
            <w:proofErr w:type="spellStart"/>
            <w:r w:rsidRPr="00740116">
              <w:rPr>
                <w:rFonts w:ascii="Calibri" w:eastAsia="Times New Roman" w:hAnsi="Calibri" w:cs="Times New Roman"/>
                <w:color w:val="000000"/>
                <w:sz w:val="20"/>
                <w:lang w:eastAsia="en-GB"/>
              </w:rPr>
              <w:t>total</w:t>
            </w:r>
            <w:proofErr w:type="gramStart"/>
            <w:r w:rsidRPr="00740116">
              <w:rPr>
                <w:rFonts w:ascii="Calibri" w:eastAsia="Times New Roman" w:hAnsi="Calibri" w:cs="Times New Roman"/>
                <w:color w:val="000000"/>
                <w:sz w:val="20"/>
                <w:lang w:eastAsia="en-GB"/>
              </w:rPr>
              <w:t>:HDL</w:t>
            </w:r>
            <w:proofErr w:type="spellEnd"/>
            <w:proofErr w:type="gramEnd"/>
            <w:r w:rsidRPr="00740116">
              <w:rPr>
                <w:rFonts w:ascii="Calibri" w:eastAsia="Times New Roman" w:hAnsi="Calibri" w:cs="Times New Roman"/>
                <w:color w:val="000000"/>
                <w:sz w:val="20"/>
                <w:lang w:eastAsia="en-GB"/>
              </w:rPr>
              <w:t xml:space="preserve"> cholesterol, and links to structured data (Entity not specified, but data3 (SUM lookup) must be either “No data entered”, “%”, “ratio” or “1/1”</w:t>
            </w:r>
            <w:r>
              <w:rPr>
                <w:rFonts w:ascii="Calibri" w:eastAsia="Times New Roman" w:hAnsi="Calibri" w:cs="Times New Roman"/>
                <w:color w:val="000000"/>
                <w:sz w:val="20"/>
                <w:lang w:eastAsia="en-GB"/>
              </w:rPr>
              <w:t>).</w:t>
            </w:r>
          </w:p>
          <w:p w14:paraId="586C47E2" w14:textId="43C00DDB" w:rsidR="00740116" w:rsidRPr="00522D8A" w:rsidRDefault="00740116" w:rsidP="00BC5EBC">
            <w:pPr>
              <w:spacing w:after="0" w:line="240" w:lineRule="auto"/>
              <w:rPr>
                <w:rFonts w:ascii="Times New Roman" w:eastAsia="Times New Roman" w:hAnsi="Times New Roman" w:cs="Times New Roman"/>
                <w:sz w:val="20"/>
                <w:szCs w:val="20"/>
                <w:lang w:eastAsia="en-GB"/>
              </w:rPr>
            </w:pPr>
            <w:r w:rsidRPr="00740116">
              <w:rPr>
                <w:rFonts w:ascii="Calibri" w:eastAsia="Times New Roman" w:hAnsi="Calibri" w:cs="Times New Roman"/>
                <w:color w:val="000000"/>
                <w:sz w:val="20"/>
                <w:lang w:eastAsia="en-GB"/>
              </w:rPr>
              <w:t>Applies the cut off specified in user syntax.</w:t>
            </w:r>
            <w:r w:rsidR="00E26451">
              <w:rPr>
                <w:rFonts w:ascii="Calibri" w:eastAsia="Times New Roman" w:hAnsi="Calibri" w:cs="Times New Roman"/>
                <w:color w:val="000000"/>
                <w:sz w:val="20"/>
                <w:lang w:eastAsia="en-GB"/>
              </w:rPr>
              <w:t xml:space="preserve"> The most recent record prior to index date is used to define TC</w:t>
            </w:r>
            <w:proofErr w:type="gramStart"/>
            <w:r w:rsidR="00E26451">
              <w:rPr>
                <w:rFonts w:ascii="Calibri" w:eastAsia="Times New Roman" w:hAnsi="Calibri" w:cs="Times New Roman"/>
                <w:color w:val="000000"/>
                <w:sz w:val="20"/>
                <w:lang w:eastAsia="en-GB"/>
              </w:rPr>
              <w:t>:HDL</w:t>
            </w:r>
            <w:proofErr w:type="gramEnd"/>
            <w:r w:rsidR="00E26451">
              <w:rPr>
                <w:rFonts w:ascii="Calibri" w:eastAsia="Times New Roman" w:hAnsi="Calibri" w:cs="Times New Roman"/>
                <w:color w:val="000000"/>
                <w:sz w:val="20"/>
                <w:lang w:eastAsia="en-GB"/>
              </w:rPr>
              <w:t xml:space="preserve"> at index date. This is updated in the time updated QRISK score each time TC</w:t>
            </w:r>
            <w:proofErr w:type="gramStart"/>
            <w:r w:rsidR="00E26451">
              <w:rPr>
                <w:rFonts w:ascii="Calibri" w:eastAsia="Times New Roman" w:hAnsi="Calibri" w:cs="Times New Roman"/>
                <w:color w:val="000000"/>
                <w:sz w:val="20"/>
                <w:lang w:eastAsia="en-GB"/>
              </w:rPr>
              <w:t>:HDL</w:t>
            </w:r>
            <w:proofErr w:type="gramEnd"/>
            <w:r w:rsidR="00E26451">
              <w:rPr>
                <w:rFonts w:ascii="Calibri" w:eastAsia="Times New Roman" w:hAnsi="Calibri" w:cs="Times New Roman"/>
                <w:color w:val="000000"/>
                <w:sz w:val="20"/>
                <w:lang w:eastAsia="en-GB"/>
              </w:rPr>
              <w:t xml:space="preserve"> is recorded.</w:t>
            </w:r>
            <w:r w:rsidR="00A7371A">
              <w:rPr>
                <w:rFonts w:ascii="Calibri" w:eastAsia="Times New Roman" w:hAnsi="Calibri" w:cs="Times New Roman"/>
                <w:color w:val="000000"/>
                <w:sz w:val="20"/>
                <w:lang w:eastAsia="en-GB"/>
              </w:rPr>
              <w:t xml:space="preserve"> Note lack of clarify in QRISK3 paper about selection of Total </w:t>
            </w:r>
            <w:proofErr w:type="spellStart"/>
            <w:r w:rsidR="00A7371A">
              <w:rPr>
                <w:rFonts w:ascii="Calibri" w:eastAsia="Times New Roman" w:hAnsi="Calibri" w:cs="Times New Roman"/>
                <w:color w:val="000000"/>
                <w:sz w:val="20"/>
                <w:lang w:eastAsia="en-GB"/>
              </w:rPr>
              <w:t>cholesterol</w:t>
            </w:r>
            <w:proofErr w:type="gramStart"/>
            <w:r w:rsidR="00A7371A">
              <w:rPr>
                <w:rFonts w:ascii="Calibri" w:eastAsia="Times New Roman" w:hAnsi="Calibri" w:cs="Times New Roman"/>
                <w:color w:val="000000"/>
                <w:sz w:val="20"/>
                <w:lang w:eastAsia="en-GB"/>
              </w:rPr>
              <w:t>:HDL</w:t>
            </w:r>
            <w:proofErr w:type="spellEnd"/>
            <w:proofErr w:type="gramEnd"/>
            <w:r w:rsidR="00A7371A">
              <w:rPr>
                <w:rFonts w:ascii="Calibri" w:eastAsia="Times New Roman" w:hAnsi="Calibri" w:cs="Times New Roman"/>
                <w:color w:val="000000"/>
                <w:sz w:val="20"/>
                <w:lang w:eastAsia="en-GB"/>
              </w:rPr>
              <w:t xml:space="preserve"> variable.</w:t>
            </w:r>
          </w:p>
        </w:tc>
      </w:tr>
      <w:tr w:rsidR="004216C5" w:rsidRPr="00522D8A" w14:paraId="0F495294" w14:textId="77777777" w:rsidTr="00A7371A">
        <w:trPr>
          <w:trHeight w:val="300"/>
        </w:trPr>
        <w:tc>
          <w:tcPr>
            <w:tcW w:w="2380" w:type="dxa"/>
            <w:shd w:val="clear" w:color="auto" w:fill="auto"/>
            <w:hideMark/>
          </w:tcPr>
          <w:p w14:paraId="45347602"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 xml:space="preserve">Family History of </w:t>
            </w:r>
            <w:r w:rsidR="00673C47" w:rsidRPr="00522D8A">
              <w:rPr>
                <w:rFonts w:ascii="Calibri" w:eastAsia="Times New Roman" w:hAnsi="Calibri" w:cs="Times New Roman"/>
                <w:color w:val="000000"/>
                <w:sz w:val="20"/>
                <w:lang w:eastAsia="en-GB"/>
              </w:rPr>
              <w:t>CHD in relatives aged &lt;60</w:t>
            </w:r>
          </w:p>
        </w:tc>
        <w:tc>
          <w:tcPr>
            <w:tcW w:w="7543" w:type="dxa"/>
            <w:shd w:val="clear" w:color="auto" w:fill="auto"/>
            <w:vAlign w:val="center"/>
            <w:hideMark/>
          </w:tcPr>
          <w:p w14:paraId="0071229B" w14:textId="285326F8" w:rsidR="003B7D6D" w:rsidRPr="00522D8A" w:rsidRDefault="004216C5">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CPRD clinical file</w:t>
            </w:r>
            <w:r w:rsidR="003B7D6D">
              <w:rPr>
                <w:rFonts w:ascii="Calibri" w:eastAsia="Times New Roman" w:hAnsi="Calibri" w:cs="Times New Roman"/>
                <w:color w:val="000000"/>
                <w:sz w:val="20"/>
                <w:lang w:eastAsia="en-GB"/>
              </w:rPr>
              <w:t>; based on codes that Sarah and Emily identified</w:t>
            </w:r>
            <w:r w:rsidR="002E0BD7">
              <w:rPr>
                <w:rFonts w:ascii="Calibri" w:eastAsia="Times New Roman" w:hAnsi="Calibri" w:cs="Times New Roman"/>
                <w:color w:val="000000"/>
                <w:sz w:val="20"/>
                <w:lang w:eastAsia="en-GB"/>
              </w:rPr>
              <w:t xml:space="preserve"> </w:t>
            </w:r>
          </w:p>
        </w:tc>
      </w:tr>
      <w:tr w:rsidR="004216C5" w:rsidRPr="00522D8A" w14:paraId="560203DF" w14:textId="77777777" w:rsidTr="00A7371A">
        <w:trPr>
          <w:trHeight w:val="300"/>
        </w:trPr>
        <w:tc>
          <w:tcPr>
            <w:tcW w:w="2380" w:type="dxa"/>
            <w:tcBorders>
              <w:bottom w:val="single" w:sz="4" w:space="0" w:color="auto"/>
            </w:tcBorders>
            <w:shd w:val="clear" w:color="auto" w:fill="auto"/>
            <w:hideMark/>
          </w:tcPr>
          <w:p w14:paraId="0AF1A913" w14:textId="77777777" w:rsidR="004216C5" w:rsidRPr="00522D8A" w:rsidRDefault="004216C5" w:rsidP="0021192F">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Systolic BP</w:t>
            </w:r>
          </w:p>
        </w:tc>
        <w:tc>
          <w:tcPr>
            <w:tcW w:w="7543" w:type="dxa"/>
            <w:tcBorders>
              <w:bottom w:val="single" w:sz="4" w:space="0" w:color="auto"/>
            </w:tcBorders>
            <w:shd w:val="clear" w:color="auto" w:fill="auto"/>
            <w:vAlign w:val="center"/>
            <w:hideMark/>
          </w:tcPr>
          <w:p w14:paraId="73EFEA72" w14:textId="0EC721F3" w:rsidR="004216C5" w:rsidRPr="00522D8A" w:rsidRDefault="004216C5" w:rsidP="00740116">
            <w:pPr>
              <w:spacing w:after="0" w:line="240" w:lineRule="auto"/>
              <w:rPr>
                <w:rFonts w:ascii="Calibri" w:eastAsia="Times New Roman" w:hAnsi="Calibri" w:cs="Times New Roman"/>
                <w:color w:val="000000"/>
                <w:sz w:val="20"/>
                <w:lang w:eastAsia="en-GB"/>
              </w:rPr>
            </w:pPr>
            <w:r w:rsidRPr="00522D8A">
              <w:rPr>
                <w:rFonts w:ascii="Calibri" w:eastAsia="Times New Roman" w:hAnsi="Calibri" w:cs="Times New Roman"/>
                <w:color w:val="000000"/>
                <w:sz w:val="20"/>
                <w:lang w:eastAsia="en-GB"/>
              </w:rPr>
              <w:t> </w:t>
            </w:r>
            <w:r w:rsidR="00740116">
              <w:rPr>
                <w:rFonts w:ascii="Calibri" w:eastAsia="Times New Roman" w:hAnsi="Calibri" w:cs="Times New Roman"/>
                <w:color w:val="000000"/>
                <w:sz w:val="20"/>
                <w:lang w:eastAsia="en-GB"/>
              </w:rPr>
              <w:t>Takes all records of systolic BP from structured data</w:t>
            </w:r>
            <w:r w:rsidR="008C46C4">
              <w:rPr>
                <w:rFonts w:ascii="Calibri" w:eastAsia="Times New Roman" w:hAnsi="Calibri" w:cs="Times New Roman"/>
                <w:color w:val="000000"/>
                <w:sz w:val="20"/>
                <w:lang w:eastAsia="en-GB"/>
              </w:rPr>
              <w:t>. The most recent record to index date is used to</w:t>
            </w:r>
            <w:r w:rsidR="00E26451">
              <w:rPr>
                <w:rFonts w:ascii="Calibri" w:eastAsia="Times New Roman" w:hAnsi="Calibri" w:cs="Times New Roman"/>
                <w:color w:val="000000"/>
                <w:sz w:val="20"/>
                <w:lang w:eastAsia="en-GB"/>
              </w:rPr>
              <w:t xml:space="preserve"> derive</w:t>
            </w:r>
            <w:r w:rsidR="008C46C4">
              <w:rPr>
                <w:rFonts w:ascii="Calibri" w:eastAsia="Times New Roman" w:hAnsi="Calibri" w:cs="Times New Roman"/>
                <w:color w:val="000000"/>
                <w:sz w:val="20"/>
                <w:lang w:eastAsia="en-GB"/>
              </w:rPr>
              <w:t xml:space="preserve"> systolic blood pressure at index date. This is updated in the time updated QRISK score each time systolic blood pressure is recorded. </w:t>
            </w:r>
          </w:p>
        </w:tc>
      </w:tr>
      <w:tr w:rsidR="00796A4D" w14:paraId="381F762E" w14:textId="77777777" w:rsidTr="00A7371A">
        <w:trPr>
          <w:trHeight w:val="300"/>
        </w:trPr>
        <w:tc>
          <w:tcPr>
            <w:tcW w:w="2380" w:type="dxa"/>
            <w:tcBorders>
              <w:top w:val="single" w:sz="4" w:space="0" w:color="auto"/>
              <w:bottom w:val="single" w:sz="4" w:space="0" w:color="auto"/>
            </w:tcBorders>
            <w:shd w:val="clear" w:color="auto" w:fill="D0CECE" w:themeFill="background2" w:themeFillShade="E6"/>
            <w:noWrap/>
          </w:tcPr>
          <w:p w14:paraId="79F1735C" w14:textId="00F7010E" w:rsidR="00796A4D" w:rsidRPr="006E34A0" w:rsidRDefault="00796A4D" w:rsidP="00143FDB">
            <w:pPr>
              <w:spacing w:after="0" w:line="240" w:lineRule="auto"/>
              <w:rPr>
                <w:rFonts w:ascii="Calibri" w:eastAsia="Times New Roman" w:hAnsi="Calibri" w:cs="Times New Roman"/>
                <w:b/>
                <w:color w:val="000000"/>
                <w:sz w:val="20"/>
                <w:lang w:eastAsia="en-GB"/>
              </w:rPr>
            </w:pPr>
            <w:r>
              <w:rPr>
                <w:rFonts w:ascii="Calibri" w:eastAsia="Times New Roman" w:hAnsi="Calibri" w:cs="Times New Roman"/>
                <w:b/>
                <w:color w:val="000000"/>
                <w:sz w:val="20"/>
                <w:lang w:eastAsia="en-GB"/>
              </w:rPr>
              <w:t xml:space="preserve">QRISK3 </w:t>
            </w:r>
            <w:r w:rsidR="009A5050">
              <w:rPr>
                <w:rFonts w:ascii="Calibri" w:eastAsia="Times New Roman" w:hAnsi="Calibri" w:cs="Times New Roman"/>
                <w:b/>
                <w:color w:val="000000"/>
                <w:sz w:val="20"/>
                <w:lang w:eastAsia="en-GB"/>
              </w:rPr>
              <w:t xml:space="preserve">only </w:t>
            </w:r>
            <w:r w:rsidRPr="006E34A0">
              <w:rPr>
                <w:rFonts w:ascii="Calibri" w:eastAsia="Times New Roman" w:hAnsi="Calibri" w:cs="Times New Roman"/>
                <w:b/>
                <w:color w:val="000000"/>
                <w:sz w:val="20"/>
                <w:lang w:eastAsia="en-GB"/>
              </w:rPr>
              <w:t>variables</w:t>
            </w:r>
          </w:p>
        </w:tc>
        <w:tc>
          <w:tcPr>
            <w:tcW w:w="7543" w:type="dxa"/>
            <w:tcBorders>
              <w:top w:val="single" w:sz="4" w:space="0" w:color="auto"/>
              <w:bottom w:val="single" w:sz="4" w:space="0" w:color="auto"/>
            </w:tcBorders>
            <w:shd w:val="clear" w:color="auto" w:fill="D0CECE" w:themeFill="background2" w:themeFillShade="E6"/>
            <w:noWrap/>
            <w:vAlign w:val="bottom"/>
          </w:tcPr>
          <w:p w14:paraId="3EE37C2C" w14:textId="7E237680" w:rsidR="00796A4D" w:rsidRDefault="00796A4D" w:rsidP="00143FDB">
            <w:pPr>
              <w:spacing w:after="0" w:line="240" w:lineRule="auto"/>
              <w:rPr>
                <w:rFonts w:ascii="Calibri" w:eastAsia="Times New Roman" w:hAnsi="Calibri" w:cs="Times New Roman"/>
                <w:color w:val="000000"/>
                <w:sz w:val="20"/>
                <w:lang w:eastAsia="en-GB"/>
              </w:rPr>
            </w:pPr>
          </w:p>
        </w:tc>
      </w:tr>
      <w:tr w:rsidR="00796A4D" w:rsidRPr="00522D8A" w14:paraId="246FF2DB" w14:textId="77777777" w:rsidTr="00A7371A">
        <w:trPr>
          <w:trHeight w:val="300"/>
        </w:trPr>
        <w:tc>
          <w:tcPr>
            <w:tcW w:w="2380" w:type="dxa"/>
            <w:tcBorders>
              <w:top w:val="single" w:sz="4" w:space="0" w:color="auto"/>
            </w:tcBorders>
            <w:shd w:val="clear" w:color="auto" w:fill="auto"/>
          </w:tcPr>
          <w:p w14:paraId="2F03A1A0" w14:textId="28C994FD" w:rsidR="00796A4D" w:rsidRPr="00522D8A" w:rsidRDefault="00796A4D"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Chronic kidney disease (expanded)</w:t>
            </w:r>
          </w:p>
        </w:tc>
        <w:tc>
          <w:tcPr>
            <w:tcW w:w="7543" w:type="dxa"/>
            <w:tcBorders>
              <w:top w:val="single" w:sz="4" w:space="0" w:color="auto"/>
            </w:tcBorders>
            <w:shd w:val="clear" w:color="auto" w:fill="auto"/>
          </w:tcPr>
          <w:p w14:paraId="395C492C" w14:textId="6FA51613" w:rsidR="00796A4D" w:rsidRPr="00522D8A" w:rsidRDefault="00796A4D" w:rsidP="007250DF">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clinical and referral file; fu</w:t>
            </w:r>
            <w:r w:rsidR="00FE3B90">
              <w:rPr>
                <w:rFonts w:ascii="Calibri" w:eastAsia="Times New Roman" w:hAnsi="Calibri" w:cs="Times New Roman"/>
                <w:color w:val="000000"/>
                <w:sz w:val="20"/>
                <w:lang w:eastAsia="en-GB"/>
              </w:rPr>
              <w:t>ll definition from QRISK3 paper</w:t>
            </w:r>
            <w:r>
              <w:rPr>
                <w:rFonts w:ascii="Calibri" w:eastAsia="Times New Roman" w:hAnsi="Calibri" w:cs="Times New Roman"/>
                <w:color w:val="000000"/>
                <w:sz w:val="20"/>
                <w:lang w:eastAsia="en-GB"/>
              </w:rPr>
              <w:t xml:space="preserve"> </w:t>
            </w:r>
          </w:p>
        </w:tc>
      </w:tr>
      <w:tr w:rsidR="00796A4D" w:rsidRPr="00522D8A" w14:paraId="4004C5D3" w14:textId="77777777" w:rsidTr="00A7371A">
        <w:trPr>
          <w:trHeight w:val="300"/>
        </w:trPr>
        <w:tc>
          <w:tcPr>
            <w:tcW w:w="2380" w:type="dxa"/>
            <w:shd w:val="clear" w:color="auto" w:fill="auto"/>
          </w:tcPr>
          <w:p w14:paraId="498620A8" w14:textId="35E13B5F" w:rsidR="00796A4D" w:rsidRPr="00522D8A" w:rsidRDefault="00FE3B90"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Measure of systolic blood pressure variability</w:t>
            </w:r>
          </w:p>
        </w:tc>
        <w:tc>
          <w:tcPr>
            <w:tcW w:w="7543" w:type="dxa"/>
            <w:shd w:val="clear" w:color="auto" w:fill="auto"/>
          </w:tcPr>
          <w:p w14:paraId="399FBC3A" w14:textId="190ABC48" w:rsidR="00796A4D" w:rsidRPr="00522D8A" w:rsidRDefault="00970388" w:rsidP="007250DF">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S</w:t>
            </w:r>
            <w:r w:rsidRPr="00970388">
              <w:rPr>
                <w:rFonts w:ascii="Calibri" w:eastAsia="Times New Roman" w:hAnsi="Calibri" w:cs="Times New Roman"/>
                <w:color w:val="000000"/>
                <w:sz w:val="20"/>
                <w:lang w:eastAsia="en-GB"/>
              </w:rPr>
              <w:t xml:space="preserve">tandard deviation of all </w:t>
            </w:r>
            <w:r>
              <w:rPr>
                <w:rFonts w:ascii="Calibri" w:eastAsia="Times New Roman" w:hAnsi="Calibri" w:cs="Times New Roman"/>
                <w:color w:val="000000"/>
                <w:sz w:val="20"/>
                <w:lang w:eastAsia="en-GB"/>
              </w:rPr>
              <w:t>SBP</w:t>
            </w:r>
            <w:r w:rsidRPr="00970388">
              <w:rPr>
                <w:rFonts w:ascii="Calibri" w:eastAsia="Times New Roman" w:hAnsi="Calibri" w:cs="Times New Roman"/>
                <w:color w:val="000000"/>
                <w:sz w:val="20"/>
                <w:lang w:eastAsia="en-GB"/>
              </w:rPr>
              <w:t xml:space="preserve"> values recorded in 5 years prior to </w:t>
            </w:r>
            <w:r w:rsidR="00E26451">
              <w:rPr>
                <w:rFonts w:ascii="Calibri" w:eastAsia="Times New Roman" w:hAnsi="Calibri" w:cs="Times New Roman"/>
                <w:color w:val="000000"/>
                <w:sz w:val="20"/>
                <w:lang w:eastAsia="en-GB"/>
              </w:rPr>
              <w:t>index / update</w:t>
            </w:r>
            <w:r w:rsidRPr="00970388">
              <w:rPr>
                <w:rFonts w:ascii="Calibri" w:eastAsia="Times New Roman" w:hAnsi="Calibri" w:cs="Times New Roman"/>
                <w:color w:val="000000"/>
                <w:sz w:val="20"/>
                <w:lang w:eastAsia="en-GB"/>
              </w:rPr>
              <w:t xml:space="preserve"> (need at least 2)</w:t>
            </w:r>
          </w:p>
        </w:tc>
      </w:tr>
      <w:tr w:rsidR="00FE3B90" w:rsidRPr="00522D8A" w14:paraId="3F35A3A4" w14:textId="77777777" w:rsidTr="00A7371A">
        <w:trPr>
          <w:trHeight w:val="300"/>
        </w:trPr>
        <w:tc>
          <w:tcPr>
            <w:tcW w:w="2380" w:type="dxa"/>
            <w:shd w:val="clear" w:color="auto" w:fill="auto"/>
          </w:tcPr>
          <w:p w14:paraId="20C84995" w14:textId="61FD16B8" w:rsidR="00FE3B90" w:rsidRPr="00522D8A" w:rsidRDefault="00FE3B90"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Migraine</w:t>
            </w:r>
          </w:p>
        </w:tc>
        <w:tc>
          <w:tcPr>
            <w:tcW w:w="7543" w:type="dxa"/>
            <w:shd w:val="clear" w:color="auto" w:fill="auto"/>
          </w:tcPr>
          <w:p w14:paraId="3EBBA1A9" w14:textId="2D4942AD" w:rsidR="00FE3B90" w:rsidRPr="00522D8A" w:rsidRDefault="00970388" w:rsidP="007250DF">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clinical and referral file; full definition from QRISK3 paper</w:t>
            </w:r>
          </w:p>
        </w:tc>
      </w:tr>
      <w:tr w:rsidR="00FE3B90" w:rsidRPr="00522D8A" w14:paraId="7F5840DA" w14:textId="77777777" w:rsidTr="00A7371A">
        <w:trPr>
          <w:trHeight w:val="300"/>
        </w:trPr>
        <w:tc>
          <w:tcPr>
            <w:tcW w:w="2380" w:type="dxa"/>
            <w:shd w:val="clear" w:color="auto" w:fill="auto"/>
          </w:tcPr>
          <w:p w14:paraId="38FDF91C" w14:textId="7BCF8034" w:rsidR="00FE3B90" w:rsidRPr="00522D8A" w:rsidRDefault="00FE3B90"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Corticosteroid use</w:t>
            </w:r>
          </w:p>
        </w:tc>
        <w:tc>
          <w:tcPr>
            <w:tcW w:w="7543" w:type="dxa"/>
            <w:shd w:val="clear" w:color="auto" w:fill="auto"/>
          </w:tcPr>
          <w:p w14:paraId="1673B9C5" w14:textId="77777777" w:rsidR="00970388" w:rsidRDefault="00970388" w:rsidP="007250DF">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therapy file; full definition from QRISK3 paper</w:t>
            </w:r>
          </w:p>
          <w:p w14:paraId="024A818A" w14:textId="07EC0F66" w:rsidR="00970388" w:rsidRPr="00522D8A" w:rsidRDefault="00970388" w:rsidP="007250DF">
            <w:pPr>
              <w:spacing w:after="0" w:line="240" w:lineRule="auto"/>
              <w:rPr>
                <w:rFonts w:ascii="Calibri" w:eastAsia="Times New Roman" w:hAnsi="Calibri" w:cs="Times New Roman"/>
                <w:color w:val="000000"/>
                <w:sz w:val="20"/>
                <w:lang w:eastAsia="en-GB"/>
              </w:rPr>
            </w:pPr>
            <w:r w:rsidRPr="00970388">
              <w:rPr>
                <w:rFonts w:ascii="Calibri" w:eastAsia="Times New Roman" w:hAnsi="Calibri" w:cs="Times New Roman"/>
                <w:color w:val="000000"/>
                <w:sz w:val="20"/>
                <w:lang w:eastAsia="en-GB"/>
              </w:rPr>
              <w:t>at least 2 prescriptions</w:t>
            </w:r>
            <w:r w:rsidR="00E26451">
              <w:rPr>
                <w:rFonts w:ascii="Calibri" w:eastAsia="Times New Roman" w:hAnsi="Calibri" w:cs="Times New Roman"/>
                <w:color w:val="000000"/>
                <w:sz w:val="20"/>
                <w:lang w:eastAsia="en-GB"/>
              </w:rPr>
              <w:t xml:space="preserve"> prior to index/update</w:t>
            </w:r>
            <w:r w:rsidRPr="00970388">
              <w:rPr>
                <w:rFonts w:ascii="Calibri" w:eastAsia="Times New Roman" w:hAnsi="Calibri" w:cs="Times New Roman"/>
                <w:color w:val="000000"/>
                <w:sz w:val="20"/>
                <w:lang w:eastAsia="en-GB"/>
              </w:rPr>
              <w:t>, most recent no more than 28 days before the date of entry to the cohort</w:t>
            </w:r>
          </w:p>
        </w:tc>
      </w:tr>
      <w:tr w:rsidR="00FE3B90" w:rsidRPr="00522D8A" w14:paraId="70F4A777" w14:textId="77777777" w:rsidTr="00A7371A">
        <w:trPr>
          <w:trHeight w:val="300"/>
        </w:trPr>
        <w:tc>
          <w:tcPr>
            <w:tcW w:w="2380" w:type="dxa"/>
            <w:shd w:val="clear" w:color="auto" w:fill="auto"/>
          </w:tcPr>
          <w:p w14:paraId="71DA7096" w14:textId="31DE1ECD" w:rsidR="00FE3B90" w:rsidRPr="00522D8A" w:rsidRDefault="00FE3B90"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Systemic lupus erythematosus</w:t>
            </w:r>
          </w:p>
        </w:tc>
        <w:tc>
          <w:tcPr>
            <w:tcW w:w="7543" w:type="dxa"/>
            <w:shd w:val="clear" w:color="auto" w:fill="auto"/>
          </w:tcPr>
          <w:p w14:paraId="641E1410" w14:textId="609837F3" w:rsidR="00FE3B90" w:rsidRPr="00522D8A" w:rsidRDefault="00970388"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clinical and referral file; full definition from QRISK3 paper</w:t>
            </w:r>
          </w:p>
        </w:tc>
      </w:tr>
      <w:tr w:rsidR="00FE3B90" w:rsidRPr="00522D8A" w14:paraId="10F106DD" w14:textId="77777777" w:rsidTr="00A7371A">
        <w:trPr>
          <w:trHeight w:val="300"/>
        </w:trPr>
        <w:tc>
          <w:tcPr>
            <w:tcW w:w="2380" w:type="dxa"/>
            <w:shd w:val="clear" w:color="auto" w:fill="auto"/>
          </w:tcPr>
          <w:p w14:paraId="74C97185" w14:textId="597AADCB" w:rsidR="00FE3B90" w:rsidRPr="00522D8A" w:rsidRDefault="00143FDB"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Second generation “atypical” antipsychotic use</w:t>
            </w:r>
          </w:p>
        </w:tc>
        <w:tc>
          <w:tcPr>
            <w:tcW w:w="7543" w:type="dxa"/>
            <w:shd w:val="clear" w:color="auto" w:fill="auto"/>
          </w:tcPr>
          <w:p w14:paraId="2B7DB01E" w14:textId="77777777" w:rsidR="00FE3B90" w:rsidRDefault="00970388"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therapy file; full definition from QRISK3 paper</w:t>
            </w:r>
          </w:p>
          <w:p w14:paraId="6F14EDBB" w14:textId="7C4C6810" w:rsidR="00970388" w:rsidRPr="00522D8A" w:rsidRDefault="00970388" w:rsidP="007250DF">
            <w:pPr>
              <w:spacing w:after="0" w:line="240" w:lineRule="auto"/>
              <w:rPr>
                <w:rFonts w:ascii="Calibri" w:eastAsia="Times New Roman" w:hAnsi="Calibri" w:cs="Times New Roman"/>
                <w:color w:val="000000"/>
                <w:sz w:val="20"/>
                <w:lang w:eastAsia="en-GB"/>
              </w:rPr>
            </w:pPr>
            <w:r w:rsidRPr="00970388">
              <w:rPr>
                <w:rFonts w:ascii="Calibri" w:eastAsia="Times New Roman" w:hAnsi="Calibri" w:cs="Times New Roman"/>
                <w:color w:val="000000"/>
                <w:sz w:val="20"/>
                <w:lang w:eastAsia="en-GB"/>
              </w:rPr>
              <w:t>at least 2 prescriptions</w:t>
            </w:r>
            <w:r w:rsidR="00E26451">
              <w:rPr>
                <w:rFonts w:ascii="Calibri" w:eastAsia="Times New Roman" w:hAnsi="Calibri" w:cs="Times New Roman"/>
                <w:color w:val="000000"/>
                <w:sz w:val="20"/>
                <w:lang w:eastAsia="en-GB"/>
              </w:rPr>
              <w:t xml:space="preserve"> prior to index/update</w:t>
            </w:r>
            <w:r w:rsidRPr="00970388">
              <w:rPr>
                <w:rFonts w:ascii="Calibri" w:eastAsia="Times New Roman" w:hAnsi="Calibri" w:cs="Times New Roman"/>
                <w:color w:val="000000"/>
                <w:sz w:val="20"/>
                <w:lang w:eastAsia="en-GB"/>
              </w:rPr>
              <w:t>, most recent no more than 28 days before the date of entry to the cohort</w:t>
            </w:r>
          </w:p>
        </w:tc>
      </w:tr>
      <w:tr w:rsidR="00FE3B90" w:rsidRPr="00522D8A" w14:paraId="1AC0177B" w14:textId="77777777" w:rsidTr="00A7371A">
        <w:trPr>
          <w:trHeight w:val="300"/>
        </w:trPr>
        <w:tc>
          <w:tcPr>
            <w:tcW w:w="2380" w:type="dxa"/>
            <w:shd w:val="clear" w:color="auto" w:fill="auto"/>
          </w:tcPr>
          <w:p w14:paraId="09A0FD5E" w14:textId="2C2F2273" w:rsidR="00FE3B90" w:rsidRPr="00522D8A" w:rsidRDefault="00143FDB"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Severe mental illness</w:t>
            </w:r>
            <w:r w:rsidR="009E205E">
              <w:rPr>
                <w:rFonts w:ascii="Calibri" w:eastAsia="Times New Roman" w:hAnsi="Calibri" w:cs="Times New Roman"/>
                <w:color w:val="000000"/>
                <w:sz w:val="20"/>
                <w:lang w:eastAsia="en-GB"/>
              </w:rPr>
              <w:t xml:space="preserve"> (SMI)</w:t>
            </w:r>
          </w:p>
        </w:tc>
        <w:tc>
          <w:tcPr>
            <w:tcW w:w="7543" w:type="dxa"/>
            <w:shd w:val="clear" w:color="auto" w:fill="auto"/>
          </w:tcPr>
          <w:p w14:paraId="0024B1A8" w14:textId="60E8C86F" w:rsidR="00FE3B90" w:rsidRPr="00522D8A" w:rsidRDefault="00970388"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clinical and referral file; full definition from QRISK3 paper</w:t>
            </w:r>
            <w:r w:rsidR="00946AF7">
              <w:rPr>
                <w:rFonts w:ascii="Calibri" w:eastAsia="Times New Roman" w:hAnsi="Calibri" w:cs="Times New Roman"/>
                <w:color w:val="000000"/>
                <w:sz w:val="20"/>
                <w:lang w:eastAsia="en-GB"/>
              </w:rPr>
              <w:t>. Note this differs from the online QRISK3 calculator which replaces psychosis with moderate/severe depression.</w:t>
            </w:r>
          </w:p>
        </w:tc>
      </w:tr>
      <w:tr w:rsidR="00796A4D" w:rsidRPr="00522D8A" w14:paraId="27E6650A" w14:textId="77777777" w:rsidTr="00A7371A">
        <w:trPr>
          <w:trHeight w:val="300"/>
        </w:trPr>
        <w:tc>
          <w:tcPr>
            <w:tcW w:w="2380" w:type="dxa"/>
            <w:shd w:val="clear" w:color="auto" w:fill="auto"/>
          </w:tcPr>
          <w:p w14:paraId="46CECDF9" w14:textId="489A8244" w:rsidR="00796A4D" w:rsidRPr="00522D8A" w:rsidRDefault="00143FDB"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HIV or AIDS</w:t>
            </w:r>
          </w:p>
        </w:tc>
        <w:tc>
          <w:tcPr>
            <w:tcW w:w="7543" w:type="dxa"/>
            <w:shd w:val="clear" w:color="auto" w:fill="auto"/>
          </w:tcPr>
          <w:p w14:paraId="06C0A77F" w14:textId="64C5C4B9" w:rsidR="00796A4D" w:rsidRPr="00522D8A" w:rsidRDefault="00970388"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CPRD clinical and referral file; full definition from QRISK3 paper</w:t>
            </w:r>
          </w:p>
        </w:tc>
      </w:tr>
      <w:tr w:rsidR="00796A4D" w:rsidRPr="00522D8A" w14:paraId="2877E297" w14:textId="77777777" w:rsidTr="00A7371A">
        <w:trPr>
          <w:trHeight w:val="300"/>
        </w:trPr>
        <w:tc>
          <w:tcPr>
            <w:tcW w:w="2380" w:type="dxa"/>
            <w:shd w:val="clear" w:color="auto" w:fill="auto"/>
          </w:tcPr>
          <w:p w14:paraId="282447E1" w14:textId="3E59C3C5" w:rsidR="00796A4D" w:rsidRPr="00522D8A" w:rsidRDefault="00143FDB"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Erectile dysfunction (diagnosis or treatment)</w:t>
            </w:r>
          </w:p>
        </w:tc>
        <w:tc>
          <w:tcPr>
            <w:tcW w:w="7543" w:type="dxa"/>
            <w:shd w:val="clear" w:color="auto" w:fill="auto"/>
          </w:tcPr>
          <w:p w14:paraId="2B06FBEA" w14:textId="4BDEBAA4" w:rsidR="00796A4D" w:rsidRDefault="00970388" w:rsidP="00970388">
            <w:pPr>
              <w:spacing w:after="0" w:line="240" w:lineRule="auto"/>
              <w:rPr>
                <w:rFonts w:ascii="Calibri" w:eastAsia="Times New Roman" w:hAnsi="Calibri" w:cs="Times New Roman"/>
                <w:color w:val="000000"/>
                <w:sz w:val="20"/>
                <w:lang w:eastAsia="en-GB"/>
              </w:rPr>
            </w:pPr>
            <w:r>
              <w:rPr>
                <w:rFonts w:ascii="Calibri" w:eastAsia="Times New Roman" w:hAnsi="Calibri" w:cs="Times New Roman"/>
                <w:color w:val="000000"/>
                <w:sz w:val="20"/>
                <w:lang w:eastAsia="en-GB"/>
              </w:rPr>
              <w:t xml:space="preserve">CPRD clinical, referral and </w:t>
            </w:r>
            <w:r w:rsidR="005974E8">
              <w:rPr>
                <w:rFonts w:ascii="Calibri" w:eastAsia="Times New Roman" w:hAnsi="Calibri" w:cs="Times New Roman"/>
                <w:color w:val="000000"/>
                <w:sz w:val="20"/>
                <w:lang w:eastAsia="en-GB"/>
              </w:rPr>
              <w:t>therapy</w:t>
            </w:r>
            <w:r>
              <w:rPr>
                <w:rFonts w:ascii="Calibri" w:eastAsia="Times New Roman" w:hAnsi="Calibri" w:cs="Times New Roman"/>
                <w:color w:val="000000"/>
                <w:sz w:val="20"/>
                <w:lang w:eastAsia="en-GB"/>
              </w:rPr>
              <w:t xml:space="preserve"> file; full definition from QRISK3 paper</w:t>
            </w:r>
            <w:r w:rsidR="000428C1">
              <w:rPr>
                <w:rFonts w:ascii="Calibri" w:eastAsia="Times New Roman" w:hAnsi="Calibri" w:cs="Times New Roman"/>
                <w:color w:val="000000"/>
                <w:sz w:val="20"/>
                <w:lang w:eastAsia="en-GB"/>
              </w:rPr>
              <w:t>. At least one diagnostic code for erectile dysfunction or one record of erectile dysfunction treatment ever before index</w:t>
            </w:r>
            <w:r w:rsidR="00E26451">
              <w:rPr>
                <w:rFonts w:ascii="Calibri" w:eastAsia="Times New Roman" w:hAnsi="Calibri" w:cs="Times New Roman"/>
                <w:color w:val="000000"/>
                <w:sz w:val="20"/>
                <w:lang w:eastAsia="en-GB"/>
              </w:rPr>
              <w:t xml:space="preserve"> / update</w:t>
            </w:r>
            <w:r w:rsidR="000428C1">
              <w:rPr>
                <w:rFonts w:ascii="Calibri" w:eastAsia="Times New Roman" w:hAnsi="Calibri" w:cs="Times New Roman"/>
                <w:color w:val="000000"/>
                <w:sz w:val="20"/>
                <w:lang w:eastAsia="en-GB"/>
              </w:rPr>
              <w:t>.</w:t>
            </w:r>
          </w:p>
          <w:p w14:paraId="12E64F2B" w14:textId="4B3BC34E" w:rsidR="00970388" w:rsidRPr="00522D8A" w:rsidRDefault="00970388" w:rsidP="000F2D79">
            <w:pPr>
              <w:spacing w:after="0" w:line="240" w:lineRule="auto"/>
              <w:rPr>
                <w:rFonts w:ascii="Calibri" w:eastAsia="Times New Roman" w:hAnsi="Calibri" w:cs="Times New Roman"/>
                <w:color w:val="000000"/>
                <w:sz w:val="20"/>
                <w:lang w:eastAsia="en-GB"/>
              </w:rPr>
            </w:pPr>
          </w:p>
        </w:tc>
      </w:tr>
      <w:tr w:rsidR="00796A4D" w:rsidRPr="00522D8A" w14:paraId="081FAA5A" w14:textId="77777777" w:rsidTr="00A7371A">
        <w:trPr>
          <w:trHeight w:val="300"/>
        </w:trPr>
        <w:tc>
          <w:tcPr>
            <w:tcW w:w="2380" w:type="dxa"/>
            <w:shd w:val="clear" w:color="auto" w:fill="auto"/>
          </w:tcPr>
          <w:p w14:paraId="384B26B9" w14:textId="77777777" w:rsidR="00796A4D" w:rsidRPr="00522D8A" w:rsidRDefault="00796A4D" w:rsidP="0021192F">
            <w:pPr>
              <w:spacing w:after="0" w:line="240" w:lineRule="auto"/>
              <w:rPr>
                <w:rFonts w:ascii="Calibri" w:eastAsia="Times New Roman" w:hAnsi="Calibri" w:cs="Times New Roman"/>
                <w:color w:val="000000"/>
                <w:sz w:val="20"/>
                <w:lang w:eastAsia="en-GB"/>
              </w:rPr>
            </w:pPr>
          </w:p>
        </w:tc>
        <w:tc>
          <w:tcPr>
            <w:tcW w:w="7543" w:type="dxa"/>
            <w:shd w:val="clear" w:color="auto" w:fill="auto"/>
            <w:vAlign w:val="center"/>
          </w:tcPr>
          <w:p w14:paraId="36196AB6" w14:textId="77777777" w:rsidR="00796A4D" w:rsidRPr="00522D8A" w:rsidRDefault="00796A4D" w:rsidP="00740116">
            <w:pPr>
              <w:spacing w:after="0" w:line="240" w:lineRule="auto"/>
              <w:rPr>
                <w:rFonts w:ascii="Calibri" w:eastAsia="Times New Roman" w:hAnsi="Calibri" w:cs="Times New Roman"/>
                <w:color w:val="000000"/>
                <w:sz w:val="20"/>
                <w:lang w:eastAsia="en-GB"/>
              </w:rPr>
            </w:pPr>
          </w:p>
        </w:tc>
      </w:tr>
    </w:tbl>
    <w:p w14:paraId="265B6C30" w14:textId="2E5C468E" w:rsidR="004216C5" w:rsidRPr="00DE5D3A" w:rsidRDefault="00DE5D3A" w:rsidP="004216C5">
      <w:pPr>
        <w:rPr>
          <w:sz w:val="20"/>
          <w:szCs w:val="20"/>
        </w:rPr>
      </w:pPr>
      <w:ins w:id="12" w:author="Jennifer Davidson" w:date="2021-12-10T14:44:00Z">
        <w:r w:rsidRPr="00DE5D3A">
          <w:rPr>
            <w:sz w:val="20"/>
            <w:szCs w:val="20"/>
          </w:rPr>
          <w:t xml:space="preserve">Footnotes: where CPRD clinical and referral files are mentioned these are for CPRD GOLD. The corresponding file in </w:t>
        </w:r>
        <w:proofErr w:type="spellStart"/>
        <w:r w:rsidRPr="00DE5D3A">
          <w:rPr>
            <w:sz w:val="20"/>
            <w:szCs w:val="20"/>
          </w:rPr>
          <w:t>Aurum</w:t>
        </w:r>
        <w:proofErr w:type="spellEnd"/>
        <w:r w:rsidRPr="00DE5D3A">
          <w:rPr>
            <w:sz w:val="20"/>
            <w:szCs w:val="20"/>
          </w:rPr>
          <w:t xml:space="preserve"> is the Observation file. Similarly, the therapy file is </w:t>
        </w:r>
      </w:ins>
      <w:ins w:id="13" w:author="Jennifer Davidson" w:date="2021-12-10T14:45:00Z">
        <w:r w:rsidRPr="00DE5D3A">
          <w:rPr>
            <w:sz w:val="20"/>
            <w:szCs w:val="20"/>
          </w:rPr>
          <w:t xml:space="preserve">CPRD GOLD and the corresponding file in </w:t>
        </w:r>
        <w:proofErr w:type="spellStart"/>
        <w:r w:rsidRPr="00DE5D3A">
          <w:rPr>
            <w:sz w:val="20"/>
            <w:szCs w:val="20"/>
          </w:rPr>
          <w:t>Aurum</w:t>
        </w:r>
        <w:proofErr w:type="spellEnd"/>
        <w:r w:rsidRPr="00DE5D3A">
          <w:rPr>
            <w:sz w:val="20"/>
            <w:szCs w:val="20"/>
          </w:rPr>
          <w:t xml:space="preserve"> is the Drug Issue file. </w:t>
        </w:r>
      </w:ins>
    </w:p>
    <w:p w14:paraId="1C522FAD" w14:textId="77777777" w:rsidR="00442026" w:rsidRDefault="00C257F1" w:rsidP="00442026">
      <w:pPr>
        <w:pStyle w:val="Heading1"/>
      </w:pPr>
      <w:bookmarkStart w:id="14" w:name="_Toc22721606"/>
      <w:r>
        <w:lastRenderedPageBreak/>
        <w:t xml:space="preserve">Instructions for </w:t>
      </w:r>
      <w:r w:rsidR="004216C5">
        <w:t xml:space="preserve">QRISK2 bundle </w:t>
      </w:r>
      <w:r>
        <w:t>use</w:t>
      </w:r>
      <w:bookmarkEnd w:id="14"/>
    </w:p>
    <w:p w14:paraId="17FBC935" w14:textId="6A638229" w:rsidR="00AB6A67" w:rsidRDefault="00732BF4" w:rsidP="00C257F1">
      <w:r>
        <w:t xml:space="preserve">There are example do files which call the QRISK programme and run this on any extract in </w:t>
      </w:r>
      <w:r w:rsidRPr="00732BF4">
        <w:t>J:\EHR-Working\QRISK\qrisk_bundle\examplefiles</w:t>
      </w:r>
      <w:r w:rsidR="00AB6A67">
        <w:t xml:space="preserve">. </w:t>
      </w:r>
      <w:r>
        <w:t>The original version was created by Emily Herrett.</w:t>
      </w:r>
      <w:r w:rsidR="00AB6A67">
        <w:t xml:space="preserve"> </w:t>
      </w:r>
      <w:r>
        <w:t xml:space="preserve">These </w:t>
      </w:r>
      <w:r w:rsidR="00567B7B">
        <w:t>also</w:t>
      </w:r>
      <w:r w:rsidR="00C257F1">
        <w:t xml:space="preserve"> give an example of</w:t>
      </w:r>
      <w:r w:rsidR="00567B7B">
        <w:t xml:space="preserve"> what to do if you have &gt;1 clinical, therapy, or test file in your extract.  </w:t>
      </w:r>
    </w:p>
    <w:p w14:paraId="3162A310" w14:textId="77777777" w:rsidR="00B226F2" w:rsidRDefault="00B226F2" w:rsidP="00C257F1"/>
    <w:p w14:paraId="3016681E" w14:textId="77777777" w:rsidR="00B226F2" w:rsidRDefault="00B226F2" w:rsidP="00B226F2">
      <w:pPr>
        <w:pStyle w:val="Heading2"/>
      </w:pPr>
      <w:bookmarkStart w:id="15" w:name="_Toc22721607"/>
      <w:r>
        <w:t>Setting global macros</w:t>
      </w:r>
      <w:bookmarkEnd w:id="15"/>
    </w:p>
    <w:p w14:paraId="66A50F6D" w14:textId="77777777" w:rsidR="00B226F2" w:rsidRDefault="00B226F2" w:rsidP="00B226F2">
      <w:r>
        <w:t>In addition to your project-specific global paths, you will need to specify the following:</w:t>
      </w:r>
    </w:p>
    <w:p w14:paraId="654DC234" w14:textId="59205BFE" w:rsidR="00B226F2" w:rsidRPr="00C257F1" w:rsidRDefault="00B226F2" w:rsidP="00754216">
      <w:pPr>
        <w:pStyle w:val="statastyle"/>
        <w:spacing w:after="0"/>
      </w:pPr>
      <w:r w:rsidRPr="00C257F1">
        <w:t xml:space="preserve">global </w:t>
      </w:r>
      <w:proofErr w:type="spellStart"/>
      <w:r w:rsidR="0021192F">
        <w:t>QRiskCodelistdir</w:t>
      </w:r>
      <w:proofErr w:type="spellEnd"/>
      <w:r w:rsidR="0021192F" w:rsidRPr="00C257F1">
        <w:t xml:space="preserve"> </w:t>
      </w:r>
      <w:r w:rsidRPr="00C257F1">
        <w:t>"J:\EHR-Working\QRISK\qriskbundle\codelists</w:t>
      </w:r>
      <w:r w:rsidR="00574B5C">
        <w:t>\v2\datafiles\...</w:t>
      </w:r>
      <w:r w:rsidRPr="00C257F1">
        <w:t>"</w:t>
      </w:r>
    </w:p>
    <w:p w14:paraId="43AFF480" w14:textId="77777777" w:rsidR="0021192F" w:rsidRDefault="0021192F" w:rsidP="00754216">
      <w:pPr>
        <w:pStyle w:val="statastyle"/>
        <w:spacing w:after="0"/>
      </w:pPr>
    </w:p>
    <w:p w14:paraId="73203D86" w14:textId="4266BE0C" w:rsidR="00B226F2" w:rsidRDefault="00B226F2" w:rsidP="00754216">
      <w:pPr>
        <w:pStyle w:val="statastyle"/>
        <w:spacing w:after="0"/>
      </w:pPr>
      <w:r w:rsidRPr="00C257F1">
        <w:t xml:space="preserve">global </w:t>
      </w:r>
      <w:proofErr w:type="spellStart"/>
      <w:r w:rsidR="0021192F">
        <w:t>QRisk</w:t>
      </w:r>
      <w:r w:rsidRPr="00C257F1">
        <w:t>Dodir</w:t>
      </w:r>
      <w:proofErr w:type="spellEnd"/>
      <w:r w:rsidRPr="00C257F1">
        <w:t xml:space="preserve"> "J:\EHR-Working\QRISK\qriskbundle</w:t>
      </w:r>
      <w:r w:rsidR="00574B5C">
        <w:t>\dofiles\v2</w:t>
      </w:r>
      <w:r w:rsidRPr="00C257F1">
        <w:t>"</w:t>
      </w:r>
    </w:p>
    <w:p w14:paraId="104DBDD7" w14:textId="77777777" w:rsidR="00AB2002" w:rsidRPr="00B226F2" w:rsidRDefault="00AB2002" w:rsidP="00754216">
      <w:pPr>
        <w:pStyle w:val="statastyle"/>
        <w:spacing w:after="0"/>
      </w:pPr>
    </w:p>
    <w:p w14:paraId="11789077" w14:textId="77777777" w:rsidR="00B226F2" w:rsidRDefault="00B226F2" w:rsidP="00B226F2">
      <w:pPr>
        <w:spacing w:before="240"/>
      </w:pPr>
      <w:r>
        <w:t>These global paths tell Stata where to find the code lists and program files.</w:t>
      </w:r>
    </w:p>
    <w:p w14:paraId="594AD0EA" w14:textId="77777777" w:rsidR="00B226F2" w:rsidRPr="00B226F2" w:rsidRDefault="00B226F2" w:rsidP="00B226F2"/>
    <w:p w14:paraId="263D76E1" w14:textId="77777777" w:rsidR="00B226F2" w:rsidRDefault="00B226F2" w:rsidP="00B226F2">
      <w:pPr>
        <w:pStyle w:val="Heading2"/>
      </w:pPr>
      <w:bookmarkStart w:id="16" w:name="_Toc22721608"/>
      <w:r>
        <w:t xml:space="preserve">What you will need </w:t>
      </w:r>
      <w:r w:rsidR="0016122A">
        <w:t>in memory</w:t>
      </w:r>
      <w:bookmarkEnd w:id="16"/>
    </w:p>
    <w:p w14:paraId="1F064F5C" w14:textId="77777777" w:rsidR="00C257F1" w:rsidRPr="00C257F1" w:rsidRDefault="00C257F1" w:rsidP="00B226F2">
      <w:pPr>
        <w:pStyle w:val="ListParagraph"/>
        <w:numPr>
          <w:ilvl w:val="0"/>
          <w:numId w:val="6"/>
        </w:numPr>
      </w:pPr>
      <w:r w:rsidRPr="00C257F1">
        <w:t xml:space="preserve">You will need </w:t>
      </w:r>
      <w:r w:rsidR="0016122A">
        <w:t>a</w:t>
      </w:r>
      <w:r w:rsidRPr="00C257F1">
        <w:t xml:space="preserve"> file with patient IDs and one or two </w:t>
      </w:r>
      <w:proofErr w:type="spellStart"/>
      <w:r w:rsidRPr="00C257F1">
        <w:t>stata</w:t>
      </w:r>
      <w:proofErr w:type="spellEnd"/>
      <w:r w:rsidRPr="00C257F1">
        <w:t xml:space="preserve"> format date variables </w:t>
      </w:r>
    </w:p>
    <w:p w14:paraId="501F4A0C" w14:textId="77777777" w:rsidR="0016122A" w:rsidRDefault="00C257F1" w:rsidP="00B226F2">
      <w:pPr>
        <w:pStyle w:val="ListParagraph"/>
        <w:numPr>
          <w:ilvl w:val="0"/>
          <w:numId w:val="6"/>
        </w:numPr>
      </w:pPr>
      <w:r w:rsidRPr="00C257F1">
        <w:t>There can be other variables present in your file</w:t>
      </w:r>
    </w:p>
    <w:p w14:paraId="5B688F17" w14:textId="77777777" w:rsidR="0016122A" w:rsidRDefault="00C257F1" w:rsidP="00B226F2">
      <w:pPr>
        <w:pStyle w:val="ListParagraph"/>
        <w:numPr>
          <w:ilvl w:val="0"/>
          <w:numId w:val="6"/>
        </w:numPr>
      </w:pPr>
      <w:r w:rsidRPr="0016122A">
        <w:rPr>
          <w:b/>
        </w:rPr>
        <w:t>For single point QRISK2</w:t>
      </w:r>
      <w:r w:rsidRPr="00C257F1">
        <w:t xml:space="preserve">: you need one </w:t>
      </w:r>
      <w:proofErr w:type="spellStart"/>
      <w:r w:rsidRPr="00C257F1">
        <w:t>stata</w:t>
      </w:r>
      <w:proofErr w:type="spellEnd"/>
      <w:r w:rsidRPr="00C257F1">
        <w:t xml:space="preserve"> format date variable -- the date at which you want QRISK to be calculated. This is the </w:t>
      </w:r>
      <w:proofErr w:type="spellStart"/>
      <w:r w:rsidRPr="00C257F1">
        <w:t>indexdate</w:t>
      </w:r>
      <w:proofErr w:type="spellEnd"/>
      <w:r w:rsidRPr="00C257F1">
        <w:t>.</w:t>
      </w:r>
    </w:p>
    <w:p w14:paraId="5546524D" w14:textId="77777777" w:rsidR="00C257F1" w:rsidRDefault="00C257F1" w:rsidP="00B226F2">
      <w:pPr>
        <w:pStyle w:val="ListParagraph"/>
        <w:numPr>
          <w:ilvl w:val="0"/>
          <w:numId w:val="6"/>
        </w:numPr>
      </w:pPr>
      <w:r w:rsidRPr="0016122A">
        <w:rPr>
          <w:b/>
        </w:rPr>
        <w:t>For time updating QRISK2</w:t>
      </w:r>
      <w:r w:rsidRPr="00C257F1">
        <w:t xml:space="preserve">: you need two </w:t>
      </w:r>
      <w:proofErr w:type="spellStart"/>
      <w:r w:rsidRPr="00C257F1">
        <w:t>stata</w:t>
      </w:r>
      <w:proofErr w:type="spellEnd"/>
      <w:r w:rsidRPr="00C257F1">
        <w:t xml:space="preserve"> format date variables, between which QRISK2 will be calcul</w:t>
      </w:r>
      <w:r w:rsidR="00B226F2">
        <w:t>ated whenever a change occurs. T</w:t>
      </w:r>
      <w:r w:rsidRPr="00C257F1">
        <w:t xml:space="preserve">he </w:t>
      </w:r>
      <w:proofErr w:type="spellStart"/>
      <w:r w:rsidRPr="00C257F1">
        <w:t>indexdate</w:t>
      </w:r>
      <w:proofErr w:type="spellEnd"/>
      <w:r w:rsidRPr="00C257F1">
        <w:t xml:space="preserve"> is the start of this period and the </w:t>
      </w:r>
      <w:proofErr w:type="spellStart"/>
      <w:r w:rsidRPr="00C257F1">
        <w:t>enddate</w:t>
      </w:r>
      <w:proofErr w:type="spellEnd"/>
      <w:r w:rsidRPr="00C257F1">
        <w:t xml:space="preserve"> is the end.</w:t>
      </w:r>
    </w:p>
    <w:p w14:paraId="05D031DD" w14:textId="77777777" w:rsidR="00B226F2" w:rsidRPr="00C257F1" w:rsidRDefault="00B226F2" w:rsidP="00B226F2"/>
    <w:p w14:paraId="1F158F41" w14:textId="77777777" w:rsidR="00C257F1" w:rsidRDefault="00B226F2" w:rsidP="00B226F2">
      <w:pPr>
        <w:pStyle w:val="Heading2"/>
      </w:pPr>
      <w:bookmarkStart w:id="17" w:name="_Toc22721609"/>
      <w:r>
        <w:t>Arguments</w:t>
      </w:r>
      <w:bookmarkEnd w:id="17"/>
    </w:p>
    <w:p w14:paraId="19256B49" w14:textId="77777777" w:rsidR="00B226F2" w:rsidRPr="00B226F2" w:rsidRDefault="00B226F2" w:rsidP="00B226F2">
      <w:r>
        <w:t>You will need to set the following in your do file:</w:t>
      </w:r>
    </w:p>
    <w:p w14:paraId="3F77E376" w14:textId="5B39E797" w:rsidR="00C463C8" w:rsidRDefault="00732BF4" w:rsidP="00B226F2">
      <w:pPr>
        <w:pStyle w:val="ListParagraph"/>
        <w:numPr>
          <w:ilvl w:val="0"/>
          <w:numId w:val="7"/>
        </w:numPr>
      </w:pPr>
      <w:proofErr w:type="spellStart"/>
      <w:r>
        <w:t>q</w:t>
      </w:r>
      <w:r w:rsidR="00C463C8">
        <w:t>riskscore</w:t>
      </w:r>
      <w:proofErr w:type="spellEnd"/>
      <w:r w:rsidR="00C463C8">
        <w:t xml:space="preserve"> – qrisk2 or qrisk3</w:t>
      </w:r>
    </w:p>
    <w:p w14:paraId="4B918B9D" w14:textId="25EE3BC6" w:rsidR="00C257F1" w:rsidRPr="00C257F1" w:rsidRDefault="00C257F1" w:rsidP="00B226F2">
      <w:pPr>
        <w:pStyle w:val="ListParagraph"/>
        <w:numPr>
          <w:ilvl w:val="0"/>
          <w:numId w:val="7"/>
        </w:numPr>
      </w:pPr>
      <w:proofErr w:type="spellStart"/>
      <w:r w:rsidRPr="00C257F1">
        <w:t>indexdate</w:t>
      </w:r>
      <w:proofErr w:type="spellEnd"/>
      <w:r w:rsidRPr="00C257F1">
        <w:t xml:space="preserve"> -- name of </w:t>
      </w:r>
      <w:proofErr w:type="spellStart"/>
      <w:r w:rsidRPr="00C257F1">
        <w:t>stata</w:t>
      </w:r>
      <w:proofErr w:type="spellEnd"/>
      <w:r w:rsidRPr="00C257F1">
        <w:t xml:space="preserve"> format date variable specifying when/the start of the period in which QRISK2 should be calculated</w:t>
      </w:r>
    </w:p>
    <w:p w14:paraId="29A5D370" w14:textId="013B900A" w:rsidR="00C257F1" w:rsidRPr="00C257F1" w:rsidRDefault="00C257F1" w:rsidP="00B226F2">
      <w:pPr>
        <w:pStyle w:val="ListParagraph"/>
        <w:numPr>
          <w:ilvl w:val="0"/>
          <w:numId w:val="7"/>
        </w:numPr>
      </w:pPr>
      <w:proofErr w:type="spellStart"/>
      <w:r w:rsidRPr="00C257F1">
        <w:t>enddate</w:t>
      </w:r>
      <w:proofErr w:type="spellEnd"/>
      <w:r w:rsidRPr="00C257F1">
        <w:t xml:space="preserve"> -- only specified if time updating variable required -- name of </w:t>
      </w:r>
      <w:proofErr w:type="spellStart"/>
      <w:r w:rsidRPr="00C257F1">
        <w:t>stata</w:t>
      </w:r>
      <w:proofErr w:type="spellEnd"/>
      <w:r w:rsidRPr="00C257F1">
        <w:t xml:space="preserve"> format date variable specifying end</w:t>
      </w:r>
      <w:r w:rsidR="0087529C">
        <w:t xml:space="preserve"> </w:t>
      </w:r>
      <w:r w:rsidRPr="00C257F1">
        <w:t>of period in which QRISK2 should be calculated</w:t>
      </w:r>
    </w:p>
    <w:p w14:paraId="59AD3B84" w14:textId="77777777" w:rsidR="00C257F1" w:rsidRPr="00C257F1" w:rsidRDefault="00C257F1" w:rsidP="00B226F2">
      <w:pPr>
        <w:pStyle w:val="ListParagraph"/>
        <w:numPr>
          <w:ilvl w:val="0"/>
          <w:numId w:val="7"/>
        </w:numPr>
      </w:pPr>
      <w:proofErr w:type="spellStart"/>
      <w:r w:rsidRPr="00C257F1">
        <w:t>patientfile</w:t>
      </w:r>
      <w:proofErr w:type="spellEnd"/>
      <w:r w:rsidRPr="00C257F1">
        <w:t xml:space="preserve"> etc. location of the patient, practice, test... file from your CPRD extract</w:t>
      </w:r>
    </w:p>
    <w:p w14:paraId="65D109E6" w14:textId="4C9AD4C5" w:rsidR="00C257F1" w:rsidRPr="00C257F1" w:rsidRDefault="00C257F1" w:rsidP="00B226F2">
      <w:pPr>
        <w:pStyle w:val="ListParagraph"/>
        <w:numPr>
          <w:ilvl w:val="0"/>
          <w:numId w:val="7"/>
        </w:numPr>
      </w:pPr>
      <w:proofErr w:type="spellStart"/>
      <w:r w:rsidRPr="00C257F1">
        <w:t>Townsendfile</w:t>
      </w:r>
      <w:proofErr w:type="spellEnd"/>
      <w:r w:rsidRPr="00C257F1">
        <w:t xml:space="preserve"> -- location of file containing </w:t>
      </w:r>
      <w:proofErr w:type="spellStart"/>
      <w:r w:rsidRPr="00C257F1">
        <w:t>townsend</w:t>
      </w:r>
      <w:proofErr w:type="spellEnd"/>
      <w:r w:rsidRPr="00C257F1">
        <w:t xml:space="preserve"> data</w:t>
      </w:r>
      <w:r w:rsidR="005930EF">
        <w:t>. The file name needs to include the year i.e. 2001 or 2011</w:t>
      </w:r>
    </w:p>
    <w:p w14:paraId="1F759951" w14:textId="77777777" w:rsidR="00C257F1" w:rsidRPr="00C257F1" w:rsidRDefault="00C257F1" w:rsidP="00B226F2">
      <w:pPr>
        <w:pStyle w:val="ListParagraph"/>
        <w:numPr>
          <w:ilvl w:val="0"/>
          <w:numId w:val="7"/>
        </w:numPr>
      </w:pPr>
      <w:r w:rsidRPr="00C257F1">
        <w:t xml:space="preserve">level -- patient or practice -- must be specified if </w:t>
      </w:r>
      <w:proofErr w:type="spellStart"/>
      <w:r w:rsidRPr="00C257F1">
        <w:t>townsend</w:t>
      </w:r>
      <w:proofErr w:type="spellEnd"/>
      <w:r w:rsidRPr="00C257F1">
        <w:t xml:space="preserve"> is specified -- specifies whether Townsend data is patient or practice level</w:t>
      </w:r>
    </w:p>
    <w:p w14:paraId="7D878D51" w14:textId="77777777" w:rsidR="00C257F1" w:rsidRPr="00C257F1" w:rsidRDefault="00C257F1" w:rsidP="00B226F2">
      <w:pPr>
        <w:pStyle w:val="ListParagraph"/>
        <w:numPr>
          <w:ilvl w:val="0"/>
          <w:numId w:val="7"/>
        </w:numPr>
      </w:pPr>
      <w:proofErr w:type="spellStart"/>
      <w:r w:rsidRPr="00C257F1">
        <w:t>tchdl_cutoff</w:t>
      </w:r>
      <w:proofErr w:type="spellEnd"/>
      <w:r w:rsidRPr="00C257F1">
        <w:t xml:space="preserve"> -- upper limit of total cholesterol/</w:t>
      </w:r>
      <w:proofErr w:type="spellStart"/>
      <w:r w:rsidRPr="00C257F1">
        <w:t>hdl</w:t>
      </w:r>
      <w:proofErr w:type="spellEnd"/>
      <w:r w:rsidRPr="00C257F1">
        <w:t xml:space="preserve"> ratio considered acceptable (above this will be recoded as missing)</w:t>
      </w:r>
    </w:p>
    <w:p w14:paraId="544554E9" w14:textId="77777777" w:rsidR="00C257F1" w:rsidRPr="00C257F1" w:rsidRDefault="00C257F1" w:rsidP="00B226F2">
      <w:pPr>
        <w:pStyle w:val="ListParagraph"/>
        <w:numPr>
          <w:ilvl w:val="0"/>
          <w:numId w:val="7"/>
        </w:numPr>
      </w:pPr>
      <w:proofErr w:type="spellStart"/>
      <w:r w:rsidRPr="00C257F1">
        <w:t>runin</w:t>
      </w:r>
      <w:proofErr w:type="spellEnd"/>
      <w:r w:rsidRPr="00C257F1">
        <w:t xml:space="preserve"> -- time before </w:t>
      </w:r>
      <w:proofErr w:type="spellStart"/>
      <w:r w:rsidRPr="00C257F1">
        <w:t>indexdate</w:t>
      </w:r>
      <w:proofErr w:type="spellEnd"/>
      <w:r w:rsidRPr="00C257F1">
        <w:t xml:space="preserve"> (in years) to look for information</w:t>
      </w:r>
    </w:p>
    <w:p w14:paraId="02D74B7C" w14:textId="77777777" w:rsidR="00C257F1" w:rsidRDefault="00C257F1" w:rsidP="00B226F2">
      <w:pPr>
        <w:pStyle w:val="ListParagraph"/>
        <w:numPr>
          <w:ilvl w:val="0"/>
          <w:numId w:val="7"/>
        </w:numPr>
      </w:pPr>
      <w:proofErr w:type="spellStart"/>
      <w:r w:rsidRPr="00C257F1">
        <w:t>sbp_lowest</w:t>
      </w:r>
      <w:proofErr w:type="spellEnd"/>
      <w:r w:rsidRPr="00C257F1">
        <w:t xml:space="preserve"> and </w:t>
      </w:r>
      <w:proofErr w:type="spellStart"/>
      <w:r w:rsidRPr="00C257F1">
        <w:t>sbp_highest</w:t>
      </w:r>
      <w:proofErr w:type="spellEnd"/>
      <w:r w:rsidRPr="00C257F1">
        <w:t xml:space="preserve"> -- lower and higher limits of systolic blood pressure (mmHg) considered acceptable</w:t>
      </w:r>
    </w:p>
    <w:p w14:paraId="1877898C" w14:textId="27DCB583" w:rsidR="00574F17" w:rsidRDefault="00574F17" w:rsidP="00B226F2">
      <w:pPr>
        <w:pStyle w:val="ListParagraph"/>
        <w:numPr>
          <w:ilvl w:val="0"/>
          <w:numId w:val="7"/>
        </w:numPr>
      </w:pPr>
      <w:proofErr w:type="spellStart"/>
      <w:r>
        <w:t>bmi_cutoff</w:t>
      </w:r>
      <w:proofErr w:type="spellEnd"/>
      <w:r>
        <w:t xml:space="preserve"> – upper limit of BMI considered acceptable</w:t>
      </w:r>
    </w:p>
    <w:p w14:paraId="6E009831" w14:textId="32A09DD0" w:rsidR="00CA2854" w:rsidRPr="00C257F1" w:rsidRDefault="00CA2854" w:rsidP="00B226F2">
      <w:pPr>
        <w:pStyle w:val="ListParagraph"/>
        <w:numPr>
          <w:ilvl w:val="0"/>
          <w:numId w:val="7"/>
        </w:numPr>
      </w:pPr>
      <w:proofErr w:type="spellStart"/>
      <w:r>
        <w:lastRenderedPageBreak/>
        <w:t>commondosage</w:t>
      </w:r>
      <w:proofErr w:type="spellEnd"/>
      <w:r>
        <w:t xml:space="preserve"> – subscript to common dosages file used in treated hypertension definition e.g. “JUL18” or “merged” if the common dosages file has already been merged with the </w:t>
      </w:r>
      <w:proofErr w:type="spellStart"/>
      <w:r>
        <w:t>rawdata</w:t>
      </w:r>
      <w:proofErr w:type="spellEnd"/>
      <w:r>
        <w:t>.</w:t>
      </w:r>
    </w:p>
    <w:p w14:paraId="3CE48DDD" w14:textId="577672BB" w:rsidR="00C257F1" w:rsidRDefault="00B226F2" w:rsidP="00BC5EBC">
      <w:pPr>
        <w:pStyle w:val="Heading2"/>
      </w:pPr>
      <w:bookmarkStart w:id="18" w:name="_Toc22721610"/>
      <w:r>
        <w:t>Example syntax for s</w:t>
      </w:r>
      <w:r w:rsidR="0016122A">
        <w:t>ingle point QRISK</w:t>
      </w:r>
      <w:bookmarkEnd w:id="18"/>
    </w:p>
    <w:p w14:paraId="27232523" w14:textId="77777777" w:rsidR="00B226F2" w:rsidRPr="00B226F2" w:rsidRDefault="00B226F2" w:rsidP="00B226F2">
      <w:r>
        <w:t xml:space="preserve">NB </w:t>
      </w:r>
      <w:r w:rsidR="008661FA">
        <w:t>In the s</w:t>
      </w:r>
      <w:r w:rsidR="00574F17">
        <w:t>yntax below</w:t>
      </w:r>
      <w:r w:rsidR="008661FA">
        <w:t>,</w:t>
      </w:r>
      <w:r w:rsidR="00574F17">
        <w:t xml:space="preserve"> </w:t>
      </w:r>
      <w:r w:rsidR="008661FA">
        <w:t>n</w:t>
      </w:r>
      <w:r w:rsidR="00574F17">
        <w:t>umbers have</w:t>
      </w:r>
      <w:r>
        <w:t xml:space="preserve"> been</w:t>
      </w:r>
      <w:r w:rsidRPr="00C257F1">
        <w:t xml:space="preserve"> </w:t>
      </w:r>
      <w:r>
        <w:t xml:space="preserve">chosen to demonstrate syntax, and we do not necessarily recommend </w:t>
      </w:r>
      <w:r w:rsidR="00574F17">
        <w:t>them</w:t>
      </w:r>
      <w:r>
        <w:t xml:space="preserve">.  </w:t>
      </w:r>
    </w:p>
    <w:p w14:paraId="0A547EFE" w14:textId="77777777" w:rsidR="00C257F1" w:rsidRPr="00C257F1" w:rsidRDefault="00B226F2" w:rsidP="00B226F2">
      <w:pPr>
        <w:pStyle w:val="Heading3"/>
      </w:pPr>
      <w:bookmarkStart w:id="19" w:name="_Toc22721611"/>
      <w:r>
        <w:t>Without Townsend</w:t>
      </w:r>
      <w:bookmarkEnd w:id="19"/>
    </w:p>
    <w:p w14:paraId="6698907E" w14:textId="7A95B543" w:rsidR="00C257F1" w:rsidRPr="00754216" w:rsidRDefault="00C257F1" w:rsidP="00754216">
      <w:pPr>
        <w:pStyle w:val="statastyle"/>
      </w:pPr>
      <w:proofErr w:type="spellStart"/>
      <w:r w:rsidRPr="00754216">
        <w:t>pr_get_qrisk</w:t>
      </w:r>
      <w:proofErr w:type="spellEnd"/>
      <w:r w:rsidRPr="00754216">
        <w:t xml:space="preserve">, </w:t>
      </w:r>
      <w:proofErr w:type="spellStart"/>
      <w:r w:rsidR="00C463C8">
        <w:t>qriskscore</w:t>
      </w:r>
      <w:proofErr w:type="spellEnd"/>
      <w:r w:rsidR="00C463C8">
        <w:t xml:space="preserve">(“qrisk2”) </w:t>
      </w:r>
      <w:proofErr w:type="spellStart"/>
      <w:r w:rsidRPr="00754216">
        <w:t>patientfile</w:t>
      </w:r>
      <w:proofErr w:type="spellEnd"/>
      <w:r w:rsidRPr="00754216">
        <w:t>("</w:t>
      </w:r>
      <w:proofErr w:type="spellStart"/>
      <w:r w:rsidRPr="00754216">
        <w:t>patient_extract</w:t>
      </w:r>
      <w:proofErr w:type="spellEnd"/>
      <w:r w:rsidRPr="00754216">
        <w:t xml:space="preserve">") </w:t>
      </w:r>
      <w:proofErr w:type="spellStart"/>
      <w:r w:rsidRPr="00754216">
        <w:t>practicefile</w:t>
      </w:r>
      <w:proofErr w:type="spellEnd"/>
      <w:r w:rsidRPr="00754216">
        <w:t>("</w:t>
      </w:r>
      <w:proofErr w:type="spellStart"/>
      <w:r w:rsidRPr="00754216">
        <w:t>practice_extract</w:t>
      </w:r>
      <w:proofErr w:type="spellEnd"/>
      <w:r w:rsidRPr="00754216">
        <w:t xml:space="preserve">") </w:t>
      </w:r>
      <w:proofErr w:type="spellStart"/>
      <w:r w:rsidRPr="00754216">
        <w:t>testfile</w:t>
      </w:r>
      <w:proofErr w:type="spellEnd"/>
      <w:r w:rsidRPr="00754216">
        <w:t>("</w:t>
      </w:r>
      <w:proofErr w:type="spellStart"/>
      <w:r w:rsidRPr="00754216">
        <w:t>test_extract</w:t>
      </w:r>
      <w:proofErr w:type="spellEnd"/>
      <w:r w:rsidRPr="00754216">
        <w:t xml:space="preserve">") </w:t>
      </w:r>
      <w:proofErr w:type="spellStart"/>
      <w:r w:rsidRPr="00754216">
        <w:t>additionalfile</w:t>
      </w:r>
      <w:proofErr w:type="spellEnd"/>
      <w:r w:rsidRPr="00754216">
        <w:t>("</w:t>
      </w:r>
      <w:proofErr w:type="spellStart"/>
      <w:r w:rsidRPr="00754216">
        <w:t>additional_extract</w:t>
      </w:r>
      <w:proofErr w:type="spellEnd"/>
      <w:r w:rsidRPr="00754216">
        <w:t xml:space="preserve">") </w:t>
      </w:r>
      <w:proofErr w:type="spellStart"/>
      <w:r w:rsidRPr="00754216">
        <w:t>clinicalfile</w:t>
      </w:r>
      <w:proofErr w:type="spellEnd"/>
      <w:r w:rsidRPr="00754216">
        <w:t>("</w:t>
      </w:r>
      <w:proofErr w:type="spellStart"/>
      <w:r w:rsidRPr="00754216">
        <w:t>clinical_extract</w:t>
      </w:r>
      <w:proofErr w:type="spellEnd"/>
      <w:r w:rsidRPr="00754216">
        <w:t>")</w:t>
      </w:r>
      <w:r w:rsidR="00CB2B65">
        <w:t xml:space="preserve"> </w:t>
      </w:r>
      <w:proofErr w:type="spellStart"/>
      <w:r w:rsidR="00CB2B65">
        <w:t>referralfile</w:t>
      </w:r>
      <w:proofErr w:type="spellEnd"/>
      <w:r w:rsidR="00CB2B65" w:rsidRPr="00754216">
        <w:t>("</w:t>
      </w:r>
      <w:proofErr w:type="spellStart"/>
      <w:r w:rsidR="00CB2B65">
        <w:t>referral</w:t>
      </w:r>
      <w:r w:rsidR="00CB2B65" w:rsidRPr="00754216">
        <w:t>_extract</w:t>
      </w:r>
      <w:proofErr w:type="spellEnd"/>
      <w:r w:rsidR="00CB2B65" w:rsidRPr="00754216">
        <w:t>")</w:t>
      </w:r>
      <w:r w:rsidRPr="00754216">
        <w:t xml:space="preserve"> </w:t>
      </w:r>
      <w:proofErr w:type="spellStart"/>
      <w:r w:rsidRPr="00754216">
        <w:t>therapyfile</w:t>
      </w:r>
      <w:proofErr w:type="spellEnd"/>
      <w:r w:rsidRPr="00754216">
        <w:t>("</w:t>
      </w:r>
      <w:proofErr w:type="spellStart"/>
      <w:r w:rsidRPr="00754216">
        <w:t>therapy_extract</w:t>
      </w:r>
      <w:proofErr w:type="spellEnd"/>
      <w:r w:rsidRPr="00754216">
        <w:t xml:space="preserve">") </w:t>
      </w:r>
      <w:proofErr w:type="spellStart"/>
      <w:r w:rsidR="00B226F2" w:rsidRPr="00754216">
        <w:t>indexdate</w:t>
      </w:r>
      <w:proofErr w:type="spellEnd"/>
      <w:r w:rsidR="00B226F2" w:rsidRPr="00754216">
        <w:t>(</w:t>
      </w:r>
      <w:proofErr w:type="spellStart"/>
      <w:r w:rsidR="00B226F2" w:rsidRPr="00754216">
        <w:t>date_var</w:t>
      </w:r>
      <w:proofErr w:type="spellEnd"/>
      <w:r w:rsidR="00B226F2" w:rsidRPr="00754216">
        <w:t xml:space="preserve">) </w:t>
      </w:r>
      <w:proofErr w:type="spellStart"/>
      <w:r w:rsidR="00B226F2" w:rsidRPr="00754216">
        <w:t>runin</w:t>
      </w:r>
      <w:proofErr w:type="spellEnd"/>
      <w:r w:rsidR="00B226F2" w:rsidRPr="00754216">
        <w:t>(10)</w:t>
      </w:r>
      <w:r w:rsidR="00574F17">
        <w:t xml:space="preserve"> </w:t>
      </w:r>
      <w:proofErr w:type="spellStart"/>
      <w:r w:rsidR="00574F17">
        <w:t>tchdl_cutoff</w:t>
      </w:r>
      <w:proofErr w:type="spellEnd"/>
      <w:r w:rsidR="00574F17">
        <w:t xml:space="preserve">(10) </w:t>
      </w:r>
      <w:proofErr w:type="spellStart"/>
      <w:r w:rsidR="00574F17">
        <w:t>sbp_lowest</w:t>
      </w:r>
      <w:proofErr w:type="spellEnd"/>
      <w:r w:rsidR="00574F17">
        <w:t xml:space="preserve">(20) </w:t>
      </w:r>
      <w:proofErr w:type="spellStart"/>
      <w:r w:rsidR="00574F17">
        <w:t>sbp_highest</w:t>
      </w:r>
      <w:proofErr w:type="spellEnd"/>
      <w:r w:rsidR="00574F17">
        <w:t xml:space="preserve">(350) </w:t>
      </w:r>
      <w:proofErr w:type="spellStart"/>
      <w:r w:rsidR="00574F17">
        <w:t>bmi_cutoff</w:t>
      </w:r>
      <w:proofErr w:type="spellEnd"/>
      <w:r w:rsidR="00574F17">
        <w:t>(50)</w:t>
      </w:r>
      <w:r w:rsidR="0075200C">
        <w:t xml:space="preserve"> </w:t>
      </w:r>
      <w:proofErr w:type="spellStart"/>
      <w:r w:rsidR="00A02522">
        <w:t>commondosage</w:t>
      </w:r>
      <w:proofErr w:type="spellEnd"/>
      <w:r w:rsidR="00A02522">
        <w:t>(“JUL18”)</w:t>
      </w:r>
    </w:p>
    <w:p w14:paraId="05EC10C9" w14:textId="77777777" w:rsidR="00C257F1" w:rsidRPr="00C257F1" w:rsidRDefault="00B226F2" w:rsidP="00B226F2">
      <w:pPr>
        <w:pStyle w:val="Heading3"/>
      </w:pPr>
      <w:bookmarkStart w:id="20" w:name="_Toc22721612"/>
      <w:r>
        <w:t>With practice level Townsend</w:t>
      </w:r>
      <w:bookmarkEnd w:id="20"/>
    </w:p>
    <w:p w14:paraId="4C4CAEC8" w14:textId="5C57C28D" w:rsidR="00C257F1" w:rsidRPr="00C257F1" w:rsidRDefault="00C257F1" w:rsidP="00754216">
      <w:pPr>
        <w:pStyle w:val="statastyle"/>
      </w:pPr>
      <w:proofErr w:type="spellStart"/>
      <w:r w:rsidRPr="00C257F1">
        <w:t>pr_get_qrisk</w:t>
      </w:r>
      <w:proofErr w:type="spellEnd"/>
      <w:r w:rsidRPr="00C257F1">
        <w:t xml:space="preserve">, </w:t>
      </w:r>
      <w:proofErr w:type="spellStart"/>
      <w:r w:rsidR="00C463C8">
        <w:t>qriskscore</w:t>
      </w:r>
      <w:proofErr w:type="spellEnd"/>
      <w:r w:rsidR="00C463C8">
        <w:t xml:space="preserve">(“qrisk2”) </w:t>
      </w:r>
      <w:proofErr w:type="spellStart"/>
      <w:r w:rsidRPr="00C257F1">
        <w:t>patientfile</w:t>
      </w:r>
      <w:proofErr w:type="spellEnd"/>
      <w:r w:rsidRPr="00C257F1">
        <w:t>("</w:t>
      </w:r>
      <w:proofErr w:type="spellStart"/>
      <w:r w:rsidRPr="00C257F1">
        <w:t>patient_extract</w:t>
      </w:r>
      <w:proofErr w:type="spellEnd"/>
      <w:r w:rsidRPr="00C257F1">
        <w:t xml:space="preserve">") </w:t>
      </w:r>
      <w:proofErr w:type="spellStart"/>
      <w:r w:rsidRPr="00C257F1">
        <w:t>practicefile</w:t>
      </w:r>
      <w:proofErr w:type="spellEnd"/>
      <w:r w:rsidRPr="00C257F1">
        <w:t>("</w:t>
      </w:r>
      <w:proofErr w:type="spellStart"/>
      <w:r w:rsidRPr="00C257F1">
        <w:t>practice_extract</w:t>
      </w:r>
      <w:proofErr w:type="spellEnd"/>
      <w:r w:rsidRPr="00C257F1">
        <w:t xml:space="preserve">") </w:t>
      </w:r>
      <w:proofErr w:type="spellStart"/>
      <w:r w:rsidRPr="00C257F1">
        <w:t>testfile</w:t>
      </w:r>
      <w:proofErr w:type="spellEnd"/>
      <w:r w:rsidRPr="00C257F1">
        <w:t>("</w:t>
      </w:r>
      <w:proofErr w:type="spellStart"/>
      <w:r w:rsidRPr="00C257F1">
        <w:t>test_extract</w:t>
      </w:r>
      <w:proofErr w:type="spellEnd"/>
      <w:r w:rsidRPr="00C257F1">
        <w:t xml:space="preserve">") </w:t>
      </w:r>
      <w:proofErr w:type="spellStart"/>
      <w:r w:rsidRPr="00C257F1">
        <w:t>additionalfile</w:t>
      </w:r>
      <w:proofErr w:type="spellEnd"/>
      <w:r w:rsidRPr="00C257F1">
        <w:t>("</w:t>
      </w:r>
      <w:proofErr w:type="spellStart"/>
      <w:r w:rsidRPr="00C257F1">
        <w:t>additional_extract</w:t>
      </w:r>
      <w:proofErr w:type="spellEnd"/>
      <w:r w:rsidRPr="00C257F1">
        <w:t xml:space="preserve">") </w:t>
      </w:r>
      <w:proofErr w:type="spellStart"/>
      <w:r w:rsidRPr="00C257F1">
        <w:t>clinicalfile</w:t>
      </w:r>
      <w:proofErr w:type="spellEnd"/>
      <w:r w:rsidRPr="00C257F1">
        <w:t>("</w:t>
      </w:r>
      <w:proofErr w:type="spellStart"/>
      <w:r w:rsidRPr="00C257F1">
        <w:t>clinical_extract</w:t>
      </w:r>
      <w:proofErr w:type="spellEnd"/>
      <w:r w:rsidRPr="00C257F1">
        <w:t>")</w:t>
      </w:r>
      <w:r w:rsidR="00CB2B65" w:rsidRPr="00CB2B65">
        <w:t xml:space="preserve"> </w:t>
      </w:r>
      <w:proofErr w:type="spellStart"/>
      <w:r w:rsidR="00CB2B65">
        <w:t>referralfile</w:t>
      </w:r>
      <w:proofErr w:type="spellEnd"/>
      <w:r w:rsidR="00CB2B65" w:rsidRPr="00754216">
        <w:t>("</w:t>
      </w:r>
      <w:proofErr w:type="spellStart"/>
      <w:r w:rsidR="00CB2B65">
        <w:t>referral</w:t>
      </w:r>
      <w:r w:rsidR="00CB2B65" w:rsidRPr="00754216">
        <w:t>_extract</w:t>
      </w:r>
      <w:proofErr w:type="spellEnd"/>
      <w:r w:rsidR="00CB2B65" w:rsidRPr="00754216">
        <w:t>")</w:t>
      </w:r>
      <w:r w:rsidRPr="00C257F1">
        <w:t xml:space="preserve"> </w:t>
      </w:r>
      <w:proofErr w:type="spellStart"/>
      <w:r w:rsidRPr="00C257F1">
        <w:t>therapyfile</w:t>
      </w:r>
      <w:proofErr w:type="spellEnd"/>
      <w:r w:rsidRPr="00C257F1">
        <w:t>("</w:t>
      </w:r>
      <w:proofErr w:type="spellStart"/>
      <w:r w:rsidRPr="00C257F1">
        <w:t>therapy_extract</w:t>
      </w:r>
      <w:proofErr w:type="spellEnd"/>
      <w:r w:rsidRPr="00C257F1">
        <w:t xml:space="preserve">") </w:t>
      </w:r>
      <w:proofErr w:type="spellStart"/>
      <w:r w:rsidRPr="00C257F1">
        <w:t>indexdate</w:t>
      </w:r>
      <w:proofErr w:type="spellEnd"/>
      <w:r w:rsidRPr="00C257F1">
        <w:t>(</w:t>
      </w:r>
      <w:proofErr w:type="spellStart"/>
      <w:r w:rsidRPr="00C257F1">
        <w:t>date_var</w:t>
      </w:r>
      <w:proofErr w:type="spellEnd"/>
      <w:r w:rsidRPr="00C257F1">
        <w:t xml:space="preserve">) </w:t>
      </w:r>
      <w:proofErr w:type="spellStart"/>
      <w:r w:rsidRPr="00C257F1">
        <w:t>townsendfile</w:t>
      </w:r>
      <w:proofErr w:type="spellEnd"/>
      <w:r w:rsidRPr="00C257F1">
        <w:t>("</w:t>
      </w:r>
      <w:proofErr w:type="spellStart"/>
      <w:r w:rsidRPr="00C257F1">
        <w:t>townsend_data_f</w:t>
      </w:r>
      <w:r w:rsidR="00B226F2">
        <w:t>ile</w:t>
      </w:r>
      <w:proofErr w:type="spellEnd"/>
      <w:r w:rsidR="00B226F2">
        <w:t xml:space="preserve">") level(practice) </w:t>
      </w:r>
      <w:proofErr w:type="spellStart"/>
      <w:r w:rsidR="00B226F2">
        <w:t>runin</w:t>
      </w:r>
      <w:proofErr w:type="spellEnd"/>
      <w:r w:rsidR="00B226F2">
        <w:t>(10)</w:t>
      </w:r>
      <w:r w:rsidR="00574F17" w:rsidRPr="00574F17">
        <w:t xml:space="preserve"> </w:t>
      </w:r>
      <w:proofErr w:type="spellStart"/>
      <w:r w:rsidR="00574F17">
        <w:t>tchdl_cutoff</w:t>
      </w:r>
      <w:proofErr w:type="spellEnd"/>
      <w:r w:rsidR="00574F17">
        <w:t xml:space="preserve">(10) </w:t>
      </w:r>
      <w:proofErr w:type="spellStart"/>
      <w:r w:rsidR="00574F17">
        <w:t>sbp_lowest</w:t>
      </w:r>
      <w:proofErr w:type="spellEnd"/>
      <w:r w:rsidR="00574F17">
        <w:t xml:space="preserve">(20) </w:t>
      </w:r>
      <w:proofErr w:type="spellStart"/>
      <w:r w:rsidR="00574F17">
        <w:t>sbp_highest</w:t>
      </w:r>
      <w:proofErr w:type="spellEnd"/>
      <w:r w:rsidR="00574F17">
        <w:t xml:space="preserve">(350) </w:t>
      </w:r>
      <w:proofErr w:type="spellStart"/>
      <w:r w:rsidR="00574F17">
        <w:t>bmi_cutoff</w:t>
      </w:r>
      <w:proofErr w:type="spellEnd"/>
      <w:r w:rsidR="00574F17">
        <w:t>(50)</w:t>
      </w:r>
      <w:r w:rsidR="0075200C" w:rsidRPr="0075200C">
        <w:t xml:space="preserve"> </w:t>
      </w:r>
      <w:proofErr w:type="spellStart"/>
      <w:r w:rsidR="00A02522">
        <w:t>commondosage</w:t>
      </w:r>
      <w:proofErr w:type="spellEnd"/>
      <w:r w:rsidR="00A02522">
        <w:t>(“JUL18”)</w:t>
      </w:r>
    </w:p>
    <w:p w14:paraId="34DA1E9A" w14:textId="77777777" w:rsidR="00C257F1" w:rsidRPr="00C257F1" w:rsidRDefault="00B226F2" w:rsidP="00B226F2">
      <w:pPr>
        <w:pStyle w:val="Heading3"/>
      </w:pPr>
      <w:bookmarkStart w:id="21" w:name="_Toc22721613"/>
      <w:r>
        <w:t>With patient level Townsend</w:t>
      </w:r>
      <w:bookmarkEnd w:id="21"/>
    </w:p>
    <w:p w14:paraId="2ED4BBA9" w14:textId="2DCF74C3" w:rsidR="00C257F1" w:rsidRPr="00C257F1" w:rsidRDefault="00C257F1" w:rsidP="00754216">
      <w:pPr>
        <w:pStyle w:val="statastyle"/>
      </w:pPr>
      <w:proofErr w:type="spellStart"/>
      <w:r w:rsidRPr="00C257F1">
        <w:t>pr_get_qrisk</w:t>
      </w:r>
      <w:proofErr w:type="spellEnd"/>
      <w:r w:rsidRPr="00C257F1">
        <w:t>,</w:t>
      </w:r>
      <w:r w:rsidR="00C463C8" w:rsidRPr="00C463C8">
        <w:t xml:space="preserve"> </w:t>
      </w:r>
      <w:proofErr w:type="spellStart"/>
      <w:r w:rsidR="00C463C8">
        <w:t>qriskscore</w:t>
      </w:r>
      <w:proofErr w:type="spellEnd"/>
      <w:r w:rsidR="00C463C8">
        <w:t>(“qrisk2”)</w:t>
      </w:r>
      <w:r w:rsidRPr="00C257F1">
        <w:t xml:space="preserve"> </w:t>
      </w:r>
      <w:proofErr w:type="spellStart"/>
      <w:r w:rsidRPr="00C257F1">
        <w:t>patientfile</w:t>
      </w:r>
      <w:proofErr w:type="spellEnd"/>
      <w:r w:rsidRPr="00C257F1">
        <w:t>("</w:t>
      </w:r>
      <w:proofErr w:type="spellStart"/>
      <w:r w:rsidRPr="00C257F1">
        <w:t>patient_extract</w:t>
      </w:r>
      <w:proofErr w:type="spellEnd"/>
      <w:r w:rsidRPr="00C257F1">
        <w:t xml:space="preserve">") </w:t>
      </w:r>
      <w:proofErr w:type="spellStart"/>
      <w:r w:rsidRPr="00C257F1">
        <w:t>practicefile</w:t>
      </w:r>
      <w:proofErr w:type="spellEnd"/>
      <w:r w:rsidRPr="00C257F1">
        <w:t>("</w:t>
      </w:r>
      <w:proofErr w:type="spellStart"/>
      <w:r w:rsidRPr="00C257F1">
        <w:t>practice_extrac</w:t>
      </w:r>
      <w:r w:rsidR="00B226F2">
        <w:t>t</w:t>
      </w:r>
      <w:proofErr w:type="spellEnd"/>
      <w:r w:rsidR="00B226F2">
        <w:t xml:space="preserve">") </w:t>
      </w:r>
      <w:proofErr w:type="spellStart"/>
      <w:r w:rsidR="00B226F2">
        <w:t>testfile</w:t>
      </w:r>
      <w:proofErr w:type="spellEnd"/>
      <w:r w:rsidR="00B226F2">
        <w:t>("</w:t>
      </w:r>
      <w:proofErr w:type="spellStart"/>
      <w:r w:rsidR="00B226F2">
        <w:t>test_extract</w:t>
      </w:r>
      <w:proofErr w:type="spellEnd"/>
      <w:r w:rsidR="00B226F2">
        <w:t xml:space="preserve">") </w:t>
      </w:r>
      <w:proofErr w:type="spellStart"/>
      <w:r w:rsidRPr="00C257F1">
        <w:t>additionalfile</w:t>
      </w:r>
      <w:proofErr w:type="spellEnd"/>
      <w:r w:rsidRPr="00C257F1">
        <w:t>("</w:t>
      </w:r>
      <w:proofErr w:type="spellStart"/>
      <w:r w:rsidRPr="00C257F1">
        <w:t>additional_extract</w:t>
      </w:r>
      <w:proofErr w:type="spellEnd"/>
      <w:r w:rsidRPr="00C257F1">
        <w:t xml:space="preserve">") </w:t>
      </w:r>
      <w:proofErr w:type="spellStart"/>
      <w:r w:rsidRPr="00C257F1">
        <w:t>clinicalfile</w:t>
      </w:r>
      <w:proofErr w:type="spellEnd"/>
      <w:r w:rsidRPr="00C257F1">
        <w:t>("</w:t>
      </w:r>
      <w:proofErr w:type="spellStart"/>
      <w:r w:rsidRPr="00C257F1">
        <w:t>clinical_extract</w:t>
      </w:r>
      <w:proofErr w:type="spellEnd"/>
      <w:r w:rsidRPr="00C257F1">
        <w:t>")</w:t>
      </w:r>
      <w:r w:rsidR="00CB2B65" w:rsidRPr="00CB2B65">
        <w:t xml:space="preserve"> </w:t>
      </w:r>
      <w:proofErr w:type="spellStart"/>
      <w:r w:rsidR="00CB2B65">
        <w:t>referralfile</w:t>
      </w:r>
      <w:proofErr w:type="spellEnd"/>
      <w:r w:rsidR="00CB2B65" w:rsidRPr="00754216">
        <w:t>("</w:t>
      </w:r>
      <w:proofErr w:type="spellStart"/>
      <w:r w:rsidR="00CB2B65">
        <w:t>referral</w:t>
      </w:r>
      <w:r w:rsidR="00CB2B65" w:rsidRPr="00754216">
        <w:t>_extract</w:t>
      </w:r>
      <w:proofErr w:type="spellEnd"/>
      <w:r w:rsidR="00CB2B65" w:rsidRPr="00754216">
        <w:t>")</w:t>
      </w:r>
      <w:r w:rsidR="00B226F2">
        <w:t xml:space="preserve"> </w:t>
      </w:r>
      <w:proofErr w:type="spellStart"/>
      <w:r w:rsidR="00B226F2">
        <w:t>therapyfile</w:t>
      </w:r>
      <w:proofErr w:type="spellEnd"/>
      <w:r w:rsidR="00B226F2">
        <w:t>("</w:t>
      </w:r>
      <w:proofErr w:type="spellStart"/>
      <w:r w:rsidR="00B226F2">
        <w:t>therapy_extract</w:t>
      </w:r>
      <w:proofErr w:type="spellEnd"/>
      <w:r w:rsidR="00B226F2">
        <w:t xml:space="preserve">") </w:t>
      </w:r>
      <w:proofErr w:type="spellStart"/>
      <w:r w:rsidRPr="00C257F1">
        <w:t>indexdate</w:t>
      </w:r>
      <w:proofErr w:type="spellEnd"/>
      <w:r w:rsidRPr="00C257F1">
        <w:t>(</w:t>
      </w:r>
      <w:proofErr w:type="spellStart"/>
      <w:r w:rsidRPr="00C257F1">
        <w:t>date_var</w:t>
      </w:r>
      <w:proofErr w:type="spellEnd"/>
      <w:r w:rsidRPr="00C257F1">
        <w:t xml:space="preserve">) </w:t>
      </w:r>
      <w:proofErr w:type="spellStart"/>
      <w:r w:rsidRPr="00C257F1">
        <w:t>townsendfile</w:t>
      </w:r>
      <w:proofErr w:type="spellEnd"/>
      <w:r w:rsidRPr="00C257F1">
        <w:t>("</w:t>
      </w:r>
      <w:proofErr w:type="spellStart"/>
      <w:r w:rsidRPr="00C257F1">
        <w:t>townsend_data_file</w:t>
      </w:r>
      <w:proofErr w:type="spellEnd"/>
      <w:r w:rsidRPr="00C257F1">
        <w:t>") level(pa</w:t>
      </w:r>
      <w:r w:rsidR="00B226F2">
        <w:t xml:space="preserve">tient) </w:t>
      </w:r>
      <w:proofErr w:type="spellStart"/>
      <w:r w:rsidR="00B226F2">
        <w:t>runin</w:t>
      </w:r>
      <w:proofErr w:type="spellEnd"/>
      <w:r w:rsidR="00B226F2">
        <w:t>(10)</w:t>
      </w:r>
      <w:r w:rsidR="00574F17" w:rsidRPr="00574F17">
        <w:t xml:space="preserve"> </w:t>
      </w:r>
      <w:proofErr w:type="spellStart"/>
      <w:r w:rsidR="00574F17">
        <w:t>tchdl_cutoff</w:t>
      </w:r>
      <w:proofErr w:type="spellEnd"/>
      <w:r w:rsidR="00574F17">
        <w:t xml:space="preserve">(10) </w:t>
      </w:r>
      <w:proofErr w:type="spellStart"/>
      <w:r w:rsidR="00574F17">
        <w:t>sbp_lowest</w:t>
      </w:r>
      <w:proofErr w:type="spellEnd"/>
      <w:r w:rsidR="00574F17">
        <w:t xml:space="preserve">(20) </w:t>
      </w:r>
      <w:proofErr w:type="spellStart"/>
      <w:r w:rsidR="00574F17">
        <w:t>sbp_highest</w:t>
      </w:r>
      <w:proofErr w:type="spellEnd"/>
      <w:r w:rsidR="00574F17">
        <w:t xml:space="preserve">(350) </w:t>
      </w:r>
      <w:proofErr w:type="spellStart"/>
      <w:r w:rsidR="00574F17">
        <w:t>bmi_cutoff</w:t>
      </w:r>
      <w:proofErr w:type="spellEnd"/>
      <w:r w:rsidR="00574F17">
        <w:t>(50)</w:t>
      </w:r>
      <w:r w:rsidR="0075200C" w:rsidRPr="0075200C">
        <w:t xml:space="preserve"> </w:t>
      </w:r>
      <w:proofErr w:type="spellStart"/>
      <w:r w:rsidR="00A02522">
        <w:t>commondosage</w:t>
      </w:r>
      <w:proofErr w:type="spellEnd"/>
      <w:r w:rsidR="00A02522">
        <w:t>(“JUL18”)</w:t>
      </w:r>
    </w:p>
    <w:p w14:paraId="32300156" w14:textId="77777777" w:rsidR="00C257F1" w:rsidRPr="00C257F1" w:rsidRDefault="00C257F1" w:rsidP="00C257F1">
      <w:pPr>
        <w:rPr>
          <w:rFonts w:ascii="Courier New" w:hAnsi="Courier New" w:cs="Courier New"/>
        </w:rPr>
      </w:pPr>
    </w:p>
    <w:p w14:paraId="76B009E5" w14:textId="52E086A6" w:rsidR="0016122A" w:rsidRDefault="00B226F2" w:rsidP="00B226F2">
      <w:pPr>
        <w:pStyle w:val="Heading2"/>
      </w:pPr>
      <w:bookmarkStart w:id="22" w:name="_Toc22721614"/>
      <w:r>
        <w:t>Example s</w:t>
      </w:r>
      <w:r w:rsidRPr="00B226F2">
        <w:t>yntax for t</w:t>
      </w:r>
      <w:r w:rsidR="0016122A">
        <w:t>ime updating QRISK</w:t>
      </w:r>
      <w:bookmarkEnd w:id="22"/>
      <w:r w:rsidR="00C257F1" w:rsidRPr="00B226F2">
        <w:t xml:space="preserve"> </w:t>
      </w:r>
    </w:p>
    <w:p w14:paraId="5A78853C" w14:textId="77777777" w:rsidR="00C257F1" w:rsidRPr="00C257F1" w:rsidRDefault="00B226F2" w:rsidP="00B226F2">
      <w:pPr>
        <w:pStyle w:val="Heading3"/>
      </w:pPr>
      <w:bookmarkStart w:id="23" w:name="_Toc22721615"/>
      <w:r>
        <w:t>Without Townsend</w:t>
      </w:r>
      <w:bookmarkEnd w:id="23"/>
    </w:p>
    <w:p w14:paraId="5C9C3021" w14:textId="0ABF3901" w:rsidR="00C257F1" w:rsidRPr="00C257F1" w:rsidRDefault="00C257F1" w:rsidP="00754216">
      <w:pPr>
        <w:pStyle w:val="statastyle"/>
      </w:pPr>
      <w:proofErr w:type="spellStart"/>
      <w:r w:rsidRPr="00C257F1">
        <w:t>pr_get_qrisk</w:t>
      </w:r>
      <w:proofErr w:type="spellEnd"/>
      <w:r w:rsidRPr="00C257F1">
        <w:t xml:space="preserve">, </w:t>
      </w:r>
      <w:proofErr w:type="spellStart"/>
      <w:r w:rsidR="00C463C8">
        <w:t>qriskscore</w:t>
      </w:r>
      <w:proofErr w:type="spellEnd"/>
      <w:r w:rsidR="00C463C8">
        <w:t xml:space="preserve">(“qrisk2”) </w:t>
      </w:r>
      <w:proofErr w:type="spellStart"/>
      <w:r w:rsidRPr="00C257F1">
        <w:t>patientfile</w:t>
      </w:r>
      <w:proofErr w:type="spellEnd"/>
      <w:r w:rsidRPr="00C257F1">
        <w:t>("</w:t>
      </w:r>
      <w:proofErr w:type="spellStart"/>
      <w:r w:rsidRPr="00C257F1">
        <w:t>patient_extract</w:t>
      </w:r>
      <w:proofErr w:type="spellEnd"/>
      <w:r w:rsidRPr="00C257F1">
        <w:t xml:space="preserve">") </w:t>
      </w:r>
      <w:proofErr w:type="spellStart"/>
      <w:r w:rsidRPr="00C257F1">
        <w:t>practicefile</w:t>
      </w:r>
      <w:proofErr w:type="spellEnd"/>
      <w:r w:rsidRPr="00C257F1">
        <w:t>("</w:t>
      </w:r>
      <w:proofErr w:type="spellStart"/>
      <w:r w:rsidRPr="00C257F1">
        <w:t>practice_extract</w:t>
      </w:r>
      <w:proofErr w:type="spellEnd"/>
      <w:r w:rsidRPr="00C257F1">
        <w:t xml:space="preserve">") </w:t>
      </w:r>
      <w:proofErr w:type="spellStart"/>
      <w:r w:rsidRPr="00C257F1">
        <w:t>testfile</w:t>
      </w:r>
      <w:proofErr w:type="spellEnd"/>
      <w:r w:rsidRPr="00C257F1">
        <w:t>("</w:t>
      </w:r>
      <w:proofErr w:type="spellStart"/>
      <w:r w:rsidRPr="00C257F1">
        <w:t>test_extract</w:t>
      </w:r>
      <w:proofErr w:type="spellEnd"/>
      <w:r w:rsidRPr="00C257F1">
        <w:t xml:space="preserve">") </w:t>
      </w:r>
      <w:proofErr w:type="spellStart"/>
      <w:r w:rsidRPr="00C257F1">
        <w:t>additionalfile</w:t>
      </w:r>
      <w:proofErr w:type="spellEnd"/>
      <w:r w:rsidRPr="00C257F1">
        <w:t>("</w:t>
      </w:r>
      <w:proofErr w:type="spellStart"/>
      <w:r w:rsidRPr="00C257F1">
        <w:t>additional_extract</w:t>
      </w:r>
      <w:proofErr w:type="spellEnd"/>
      <w:r w:rsidRPr="00C257F1">
        <w:t xml:space="preserve">") </w:t>
      </w:r>
      <w:proofErr w:type="spellStart"/>
      <w:r w:rsidRPr="00C257F1">
        <w:t>clinicalfile</w:t>
      </w:r>
      <w:proofErr w:type="spellEnd"/>
      <w:r w:rsidRPr="00C257F1">
        <w:t>("</w:t>
      </w:r>
      <w:proofErr w:type="spellStart"/>
      <w:r w:rsidRPr="00C257F1">
        <w:t>clinical_extract</w:t>
      </w:r>
      <w:proofErr w:type="spellEnd"/>
      <w:r w:rsidRPr="00C257F1">
        <w:t>")</w:t>
      </w:r>
      <w:r w:rsidR="00CB2B65" w:rsidRPr="00CB2B65">
        <w:t xml:space="preserve"> </w:t>
      </w:r>
      <w:proofErr w:type="spellStart"/>
      <w:r w:rsidR="00CB2B65">
        <w:t>referralfile</w:t>
      </w:r>
      <w:proofErr w:type="spellEnd"/>
      <w:r w:rsidR="00CB2B65" w:rsidRPr="00754216">
        <w:t>("</w:t>
      </w:r>
      <w:proofErr w:type="spellStart"/>
      <w:r w:rsidR="00CB2B65">
        <w:t>referral</w:t>
      </w:r>
      <w:r w:rsidR="00CB2B65" w:rsidRPr="00754216">
        <w:t>_extract</w:t>
      </w:r>
      <w:proofErr w:type="spellEnd"/>
      <w:r w:rsidR="00CB2B65" w:rsidRPr="00754216">
        <w:t>")</w:t>
      </w:r>
      <w:r w:rsidRPr="00C257F1">
        <w:t xml:space="preserve"> </w:t>
      </w:r>
      <w:proofErr w:type="spellStart"/>
      <w:r w:rsidRPr="00C257F1">
        <w:t>therapyfile</w:t>
      </w:r>
      <w:proofErr w:type="spellEnd"/>
      <w:r w:rsidRPr="00C257F1">
        <w:t>("</w:t>
      </w:r>
      <w:proofErr w:type="spellStart"/>
      <w:r w:rsidRPr="00C257F1">
        <w:t>therapy_extract</w:t>
      </w:r>
      <w:proofErr w:type="spellEnd"/>
      <w:r w:rsidRPr="00C257F1">
        <w:t xml:space="preserve">") </w:t>
      </w:r>
      <w:proofErr w:type="spellStart"/>
      <w:r w:rsidRPr="00C257F1">
        <w:t>indexdate</w:t>
      </w:r>
      <w:proofErr w:type="spellEnd"/>
      <w:r w:rsidRPr="00C257F1">
        <w:t>(</w:t>
      </w:r>
      <w:proofErr w:type="spellStart"/>
      <w:r w:rsidRPr="00C257F1">
        <w:t>date_var</w:t>
      </w:r>
      <w:proofErr w:type="spellEnd"/>
      <w:r w:rsidRPr="00C257F1">
        <w:t xml:space="preserve">) </w:t>
      </w:r>
      <w:proofErr w:type="spellStart"/>
      <w:r w:rsidRPr="00C257F1">
        <w:t>endda</w:t>
      </w:r>
      <w:r w:rsidR="00ED6AFC">
        <w:t>te</w:t>
      </w:r>
      <w:proofErr w:type="spellEnd"/>
      <w:r w:rsidR="00ED6AFC">
        <w:t>(</w:t>
      </w:r>
      <w:proofErr w:type="spellStart"/>
      <w:r w:rsidR="00ED6AFC">
        <w:t>end_of_period_var</w:t>
      </w:r>
      <w:proofErr w:type="spellEnd"/>
      <w:r w:rsidR="00ED6AFC">
        <w:t xml:space="preserve">) </w:t>
      </w:r>
      <w:proofErr w:type="spellStart"/>
      <w:r w:rsidR="00ED6AFC">
        <w:t>runin</w:t>
      </w:r>
      <w:proofErr w:type="spellEnd"/>
      <w:r w:rsidR="00ED6AFC">
        <w:t>(10)</w:t>
      </w:r>
      <w:r w:rsidR="008661FA">
        <w:t xml:space="preserve"> </w:t>
      </w:r>
      <w:proofErr w:type="spellStart"/>
      <w:r w:rsidR="008661FA">
        <w:t>tchdl_cutoff</w:t>
      </w:r>
      <w:proofErr w:type="spellEnd"/>
      <w:r w:rsidR="008661FA">
        <w:t xml:space="preserve">(10) </w:t>
      </w:r>
      <w:proofErr w:type="spellStart"/>
      <w:r w:rsidR="008661FA">
        <w:t>sbp_lowest</w:t>
      </w:r>
      <w:proofErr w:type="spellEnd"/>
      <w:r w:rsidR="008661FA">
        <w:t xml:space="preserve">(20) </w:t>
      </w:r>
      <w:proofErr w:type="spellStart"/>
      <w:r w:rsidR="008661FA">
        <w:t>sbp_highest</w:t>
      </w:r>
      <w:proofErr w:type="spellEnd"/>
      <w:r w:rsidR="008661FA">
        <w:t xml:space="preserve">(350) </w:t>
      </w:r>
      <w:proofErr w:type="spellStart"/>
      <w:r w:rsidR="008661FA">
        <w:t>bmi_cutoff</w:t>
      </w:r>
      <w:proofErr w:type="spellEnd"/>
      <w:r w:rsidR="008661FA">
        <w:t>(50)</w:t>
      </w:r>
      <w:r w:rsidR="0075200C" w:rsidRPr="0075200C">
        <w:t xml:space="preserve"> </w:t>
      </w:r>
      <w:proofErr w:type="spellStart"/>
      <w:r w:rsidR="00A02522">
        <w:t>commondosage</w:t>
      </w:r>
      <w:proofErr w:type="spellEnd"/>
      <w:r w:rsidR="00A02522">
        <w:t>(“JUL18”)</w:t>
      </w:r>
    </w:p>
    <w:p w14:paraId="6EEF39F4" w14:textId="77777777" w:rsidR="00ED6AFC" w:rsidRDefault="00ED6AFC" w:rsidP="00ED6AFC"/>
    <w:p w14:paraId="6A8F28EB" w14:textId="77777777" w:rsidR="00C257F1" w:rsidRPr="00C257F1" w:rsidRDefault="00C257F1" w:rsidP="00ED6AFC">
      <w:r w:rsidRPr="00C257F1">
        <w:t xml:space="preserve">Variations for Townsend and </w:t>
      </w:r>
      <w:proofErr w:type="spellStart"/>
      <w:r w:rsidRPr="00C257F1">
        <w:t>cutoffs</w:t>
      </w:r>
      <w:proofErr w:type="spellEnd"/>
      <w:r w:rsidRPr="00C257F1">
        <w:t xml:space="preserve"> are the same as single point QRISK 2</w:t>
      </w:r>
    </w:p>
    <w:p w14:paraId="1121B323" w14:textId="77777777" w:rsidR="00C257F1" w:rsidRPr="00C257F1" w:rsidRDefault="00C257F1" w:rsidP="00C257F1">
      <w:pPr>
        <w:rPr>
          <w:rFonts w:ascii="Courier New" w:hAnsi="Courier New" w:cs="Courier New"/>
        </w:rPr>
      </w:pPr>
    </w:p>
    <w:p w14:paraId="54E2118B" w14:textId="77777777" w:rsidR="00C257F1" w:rsidRPr="00C257F1" w:rsidRDefault="00C257F1" w:rsidP="00C257F1">
      <w:pPr>
        <w:rPr>
          <w:rFonts w:ascii="Courier New" w:hAnsi="Courier New" w:cs="Courier New"/>
        </w:rPr>
      </w:pPr>
    </w:p>
    <w:p w14:paraId="7FC7D470" w14:textId="77777777" w:rsidR="00C257F1" w:rsidRDefault="00C257F1" w:rsidP="00C257F1"/>
    <w:p w14:paraId="302DCFD0" w14:textId="77777777" w:rsidR="00B226F2" w:rsidRDefault="00B226F2">
      <w:pPr>
        <w:rPr>
          <w:rFonts w:asciiTheme="majorHAnsi" w:eastAsiaTheme="majorEastAsia" w:hAnsiTheme="majorHAnsi" w:cstheme="majorBidi"/>
          <w:sz w:val="26"/>
          <w:szCs w:val="26"/>
        </w:rPr>
      </w:pPr>
      <w:r>
        <w:br w:type="page"/>
      </w:r>
    </w:p>
    <w:p w14:paraId="688A339B" w14:textId="77777777" w:rsidR="00FF5A76" w:rsidRDefault="00A24CE8" w:rsidP="00FF5A76">
      <w:pPr>
        <w:pStyle w:val="Heading1"/>
      </w:pPr>
      <w:bookmarkStart w:id="24" w:name="_Toc22721616"/>
      <w:r>
        <w:lastRenderedPageBreak/>
        <w:t>What do the programs do?</w:t>
      </w:r>
      <w:bookmarkEnd w:id="24"/>
    </w:p>
    <w:p w14:paraId="18EAA15F" w14:textId="77777777" w:rsidR="00373A7C" w:rsidRDefault="00E054D7" w:rsidP="00FF5A76">
      <w:r>
        <w:t>There are broadly three sets of programs (see table</w:t>
      </w:r>
      <w:r w:rsidR="004216C5">
        <w:t xml:space="preserve"> </w:t>
      </w:r>
      <w:r w:rsidR="00D25BCA">
        <w:t>2</w:t>
      </w:r>
      <w:r>
        <w:t>):</w:t>
      </w:r>
    </w:p>
    <w:p w14:paraId="7C3D67BD" w14:textId="77777777" w:rsidR="00E054D7" w:rsidRDefault="00E054D7" w:rsidP="00C44626">
      <w:pPr>
        <w:pStyle w:val="ListParagraph"/>
        <w:numPr>
          <w:ilvl w:val="0"/>
          <w:numId w:val="10"/>
        </w:numPr>
      </w:pPr>
      <w:r>
        <w:t>Main program files:</w:t>
      </w:r>
    </w:p>
    <w:p w14:paraId="5AC1C0A2" w14:textId="45CE8005" w:rsidR="00E054D7" w:rsidRDefault="00E054D7" w:rsidP="00E054D7">
      <w:pPr>
        <w:pStyle w:val="ListParagraph"/>
        <w:numPr>
          <w:ilvl w:val="0"/>
          <w:numId w:val="9"/>
        </w:numPr>
      </w:pPr>
      <w:proofErr w:type="spellStart"/>
      <w:r>
        <w:t>pr_qrisk</w:t>
      </w:r>
      <w:proofErr w:type="spellEnd"/>
      <w:r>
        <w:t xml:space="preserve"> is the main file </w:t>
      </w:r>
    </w:p>
    <w:p w14:paraId="5607F42C" w14:textId="6FA16248" w:rsidR="00E054D7" w:rsidRDefault="00E054D7" w:rsidP="00E054D7">
      <w:pPr>
        <w:pStyle w:val="ListParagraph"/>
        <w:numPr>
          <w:ilvl w:val="0"/>
          <w:numId w:val="9"/>
        </w:numPr>
      </w:pPr>
      <w:r w:rsidRPr="00373A7C">
        <w:rPr>
          <w:lang w:eastAsia="en-GB"/>
        </w:rPr>
        <w:t>pr_cvd_female_raw_</w:t>
      </w:r>
      <w:r w:rsidR="0075200C">
        <w:rPr>
          <w:lang w:eastAsia="en-GB"/>
        </w:rPr>
        <w:t xml:space="preserve">qrisk2 </w:t>
      </w:r>
      <w:r>
        <w:rPr>
          <w:lang w:eastAsia="en-GB"/>
        </w:rPr>
        <w:t>and pr_cvd_</w:t>
      </w:r>
      <w:r w:rsidRPr="00373A7C">
        <w:rPr>
          <w:lang w:eastAsia="en-GB"/>
        </w:rPr>
        <w:t>male_raw_</w:t>
      </w:r>
      <w:r w:rsidR="0075200C">
        <w:rPr>
          <w:lang w:eastAsia="en-GB"/>
        </w:rPr>
        <w:t xml:space="preserve">qrisk2, </w:t>
      </w:r>
      <w:r>
        <w:rPr>
          <w:lang w:eastAsia="en-GB"/>
        </w:rPr>
        <w:t>contain the coefficients for</w:t>
      </w:r>
      <w:r w:rsidR="00D25BCA">
        <w:rPr>
          <w:lang w:eastAsia="en-GB"/>
        </w:rPr>
        <w:t xml:space="preserve"> calculating the </w:t>
      </w:r>
      <w:r w:rsidR="0075200C">
        <w:rPr>
          <w:lang w:eastAsia="en-GB"/>
        </w:rPr>
        <w:t xml:space="preserve">QRISK2 </w:t>
      </w:r>
      <w:r w:rsidR="00D25BCA">
        <w:rPr>
          <w:lang w:eastAsia="en-GB"/>
        </w:rPr>
        <w:t>score in</w:t>
      </w:r>
      <w:r>
        <w:rPr>
          <w:lang w:eastAsia="en-GB"/>
        </w:rPr>
        <w:t xml:space="preserve"> </w:t>
      </w:r>
      <w:r w:rsidR="00D25BCA">
        <w:rPr>
          <w:lang w:eastAsia="en-GB"/>
        </w:rPr>
        <w:t>females and males, respectively.</w:t>
      </w:r>
    </w:p>
    <w:p w14:paraId="38371F85" w14:textId="4276E6AA" w:rsidR="0075200C" w:rsidRDefault="0075200C" w:rsidP="0075200C">
      <w:pPr>
        <w:pStyle w:val="ListParagraph"/>
        <w:numPr>
          <w:ilvl w:val="0"/>
          <w:numId w:val="9"/>
        </w:numPr>
      </w:pPr>
      <w:proofErr w:type="gramStart"/>
      <w:r w:rsidRPr="00373A7C">
        <w:rPr>
          <w:lang w:eastAsia="en-GB"/>
        </w:rPr>
        <w:t>pr_cvd_female_raw_</w:t>
      </w:r>
      <w:r>
        <w:rPr>
          <w:lang w:eastAsia="en-GB"/>
        </w:rPr>
        <w:t>qrisk3</w:t>
      </w:r>
      <w:proofErr w:type="gramEnd"/>
      <w:r>
        <w:rPr>
          <w:lang w:eastAsia="en-GB"/>
        </w:rPr>
        <w:t xml:space="preserve"> and pr_cvd_</w:t>
      </w:r>
      <w:r w:rsidRPr="00373A7C">
        <w:rPr>
          <w:lang w:eastAsia="en-GB"/>
        </w:rPr>
        <w:t>male_raw_</w:t>
      </w:r>
      <w:r>
        <w:rPr>
          <w:lang w:eastAsia="en-GB"/>
        </w:rPr>
        <w:t>qrisk3,  contain the coefficients for calculating the QRISK3 score in females and males, respectively.</w:t>
      </w:r>
    </w:p>
    <w:p w14:paraId="0A2F165A" w14:textId="636373D3" w:rsidR="00C44626" w:rsidRDefault="00C44626" w:rsidP="00C44626">
      <w:pPr>
        <w:pStyle w:val="ListParagraph"/>
        <w:numPr>
          <w:ilvl w:val="0"/>
          <w:numId w:val="10"/>
        </w:numPr>
      </w:pPr>
      <w:r>
        <w:t xml:space="preserve">Program files for single point QRISK; these </w:t>
      </w:r>
      <w:r w:rsidR="00774387">
        <w:t>gather the information required to calculate</w:t>
      </w:r>
      <w:r>
        <w:t xml:space="preserve"> the single point QRISK </w:t>
      </w:r>
      <w:r w:rsidR="00D25BCA">
        <w:t>(see table 2)</w:t>
      </w:r>
    </w:p>
    <w:p w14:paraId="4B79306B" w14:textId="564A33FD" w:rsidR="00C44626" w:rsidRDefault="00C44626" w:rsidP="00C44626">
      <w:pPr>
        <w:pStyle w:val="ListParagraph"/>
        <w:numPr>
          <w:ilvl w:val="0"/>
          <w:numId w:val="10"/>
        </w:numPr>
      </w:pPr>
      <w:r>
        <w:t xml:space="preserve">Program files for time updating QRISK; these </w:t>
      </w:r>
      <w:r w:rsidR="00774387">
        <w:t>gather the</w:t>
      </w:r>
      <w:r>
        <w:t xml:space="preserve"> information </w:t>
      </w:r>
      <w:r w:rsidR="00774387">
        <w:t>required to calculate</w:t>
      </w:r>
      <w:r>
        <w:t xml:space="preserve"> the time updating QRISK </w:t>
      </w:r>
      <w:r w:rsidR="00D25BCA">
        <w:t>(see table 2)</w:t>
      </w:r>
      <w:r>
        <w:t>.</w:t>
      </w:r>
    </w:p>
    <w:p w14:paraId="03435BC8" w14:textId="5113E70D" w:rsidR="00812A44" w:rsidRDefault="00812A44" w:rsidP="00C44626">
      <w:r>
        <w:t xml:space="preserve">Sarah </w:t>
      </w:r>
      <w:r w:rsidR="00086FED">
        <w:t xml:space="preserve">and Helen </w:t>
      </w:r>
      <w:r>
        <w:t>ha</w:t>
      </w:r>
      <w:r w:rsidR="00086FED">
        <w:t>ve</w:t>
      </w:r>
      <w:r>
        <w:t xml:space="preserve"> annotated the programs, so hopefully they make sense.  Brief explanations are given below.</w:t>
      </w:r>
      <w:ins w:id="25" w:author="Jennifer Davidson" w:date="2021-12-10T14:50:00Z">
        <w:r w:rsidR="00DE5D3A">
          <w:t xml:space="preserve"> Note the names of </w:t>
        </w:r>
        <w:proofErr w:type="spellStart"/>
        <w:r w:rsidR="00DE5D3A">
          <w:t>Aurum</w:t>
        </w:r>
        <w:bookmarkStart w:id="26" w:name="_GoBack"/>
        <w:bookmarkEnd w:id="26"/>
        <w:proofErr w:type="spellEnd"/>
        <w:r w:rsidR="00DE5D3A">
          <w:t xml:space="preserve"> files are the same but with the addition of “_</w:t>
        </w:r>
        <w:proofErr w:type="spellStart"/>
        <w:r w:rsidR="00DE5D3A">
          <w:t>aurum</w:t>
        </w:r>
        <w:proofErr w:type="spellEnd"/>
        <w:r w:rsidR="00DE5D3A">
          <w:t xml:space="preserve">” to distinguish them from the originally purchased </w:t>
        </w:r>
      </w:ins>
      <w:ins w:id="27" w:author="Jennifer Davidson" w:date="2021-12-10T14:51:00Z">
        <w:r w:rsidR="00DE5D3A">
          <w:t xml:space="preserve">GOLD files. </w:t>
        </w:r>
      </w:ins>
    </w:p>
    <w:p w14:paraId="4A24B224" w14:textId="77777777" w:rsidR="00812A44" w:rsidRDefault="00812A44" w:rsidP="00C44626"/>
    <w:p w14:paraId="7CD2E88B" w14:textId="77777777" w:rsidR="006F424C" w:rsidRDefault="006F424C">
      <w:pPr>
        <w:rPr>
          <w:rFonts w:asciiTheme="majorHAnsi" w:eastAsiaTheme="majorEastAsia" w:hAnsiTheme="majorHAnsi" w:cstheme="majorBidi"/>
          <w:sz w:val="26"/>
          <w:szCs w:val="26"/>
        </w:rPr>
      </w:pPr>
      <w:r>
        <w:br w:type="page"/>
      </w:r>
    </w:p>
    <w:p w14:paraId="423008B1" w14:textId="77777777" w:rsidR="00C44626" w:rsidRDefault="00C44626" w:rsidP="00C44626">
      <w:pPr>
        <w:pStyle w:val="Heading2"/>
      </w:pPr>
      <w:bookmarkStart w:id="28" w:name="_Toc22721617"/>
      <w:r>
        <w:lastRenderedPageBreak/>
        <w:t xml:space="preserve">Explanation of </w:t>
      </w:r>
      <w:r w:rsidR="00D25BCA">
        <w:t xml:space="preserve">the </w:t>
      </w:r>
      <w:r>
        <w:t>pr_qrisk2</w:t>
      </w:r>
      <w:r w:rsidR="00A9516F">
        <w:t xml:space="preserve"> program</w:t>
      </w:r>
      <w:bookmarkEnd w:id="28"/>
    </w:p>
    <w:p w14:paraId="47CA533B" w14:textId="1A2ABCC9" w:rsidR="00C44626" w:rsidRPr="00A7371A" w:rsidRDefault="00A9516F" w:rsidP="00A9516F">
      <w:pPr>
        <w:rPr>
          <w:i/>
        </w:rPr>
      </w:pPr>
      <w:r>
        <w:t>Step 1: Loads all of the programs, which will later identify all of the data required and calculate the score.</w:t>
      </w:r>
      <w:r w:rsidR="004B759D">
        <w:t xml:space="preserve"> </w:t>
      </w:r>
      <w:r w:rsidR="004B759D" w:rsidRPr="00A7371A">
        <w:rPr>
          <w:i/>
        </w:rPr>
        <w:t xml:space="preserve">(Lines </w:t>
      </w:r>
      <w:r w:rsidR="00D46433" w:rsidRPr="00A7371A">
        <w:rPr>
          <w:i/>
        </w:rPr>
        <w:t>29-73</w:t>
      </w:r>
      <w:r w:rsidR="004B759D" w:rsidRPr="00A7371A">
        <w:rPr>
          <w:i/>
        </w:rPr>
        <w:t>)</w:t>
      </w:r>
    </w:p>
    <w:p w14:paraId="37E7CB9C" w14:textId="74993C77" w:rsidR="00A9516F" w:rsidRPr="00A7371A" w:rsidRDefault="00A9516F" w:rsidP="00A9516F">
      <w:r w:rsidRPr="00A7371A">
        <w:t>Step 2: extracts ethnicity data</w:t>
      </w:r>
      <w:r w:rsidR="00812A44" w:rsidRPr="00A7371A">
        <w:t xml:space="preserve"> (</w:t>
      </w:r>
      <w:r w:rsidR="00812A44" w:rsidRPr="00A7371A">
        <w:rPr>
          <w:i/>
        </w:rPr>
        <w:t xml:space="preserve">lines </w:t>
      </w:r>
      <w:r w:rsidR="00D46433" w:rsidRPr="00A7371A">
        <w:rPr>
          <w:i/>
        </w:rPr>
        <w:t>79-91</w:t>
      </w:r>
      <w:r w:rsidR="00812A44" w:rsidRPr="00A7371A">
        <w:t>).</w:t>
      </w:r>
    </w:p>
    <w:p w14:paraId="527AFCF5" w14:textId="35B18C14" w:rsidR="00A9516F" w:rsidRPr="00A7371A" w:rsidRDefault="00A9516F" w:rsidP="00A9516F">
      <w:r w:rsidRPr="00A7371A">
        <w:t>Step 3: removes duplicates from additional file and saves as a temporary file</w:t>
      </w:r>
      <w:r w:rsidR="00812A44" w:rsidRPr="00A7371A">
        <w:t xml:space="preserve"> (</w:t>
      </w:r>
      <w:r w:rsidR="00812A44" w:rsidRPr="00A7371A">
        <w:rPr>
          <w:i/>
        </w:rPr>
        <w:t xml:space="preserve">lines </w:t>
      </w:r>
      <w:r w:rsidR="00D46433" w:rsidRPr="00A7371A">
        <w:rPr>
          <w:i/>
        </w:rPr>
        <w:t>93-98</w:t>
      </w:r>
      <w:r w:rsidR="00812A44" w:rsidRPr="00A7371A">
        <w:t>).</w:t>
      </w:r>
    </w:p>
    <w:p w14:paraId="53472250" w14:textId="7757B600" w:rsidR="00A9516F" w:rsidRPr="00A7371A" w:rsidRDefault="00A9516F" w:rsidP="00A9516F">
      <w:r w:rsidRPr="00A7371A">
        <w:t>Step 4: identifies patient sex</w:t>
      </w:r>
      <w:r w:rsidR="00812A44" w:rsidRPr="00A7371A">
        <w:t xml:space="preserve"> (</w:t>
      </w:r>
      <w:r w:rsidR="00812A44" w:rsidRPr="00A7371A">
        <w:rPr>
          <w:i/>
        </w:rPr>
        <w:t xml:space="preserve">lines </w:t>
      </w:r>
      <w:r w:rsidR="00D46433" w:rsidRPr="00A7371A">
        <w:rPr>
          <w:i/>
        </w:rPr>
        <w:t>100-106</w:t>
      </w:r>
      <w:r w:rsidR="00812A44" w:rsidRPr="00A7371A">
        <w:t>).</w:t>
      </w:r>
    </w:p>
    <w:p w14:paraId="6AFC32B3" w14:textId="613B5F60" w:rsidR="00A9516F" w:rsidRPr="00A7371A" w:rsidRDefault="00A9516F" w:rsidP="00A9516F">
      <w:r w:rsidRPr="00A7371A">
        <w:t>Step 5: identifies Townsend score from the Townsend file – if not present imputes as 0</w:t>
      </w:r>
      <w:r w:rsidR="00812A44" w:rsidRPr="00A7371A">
        <w:t xml:space="preserve"> (</w:t>
      </w:r>
      <w:r w:rsidR="00812A44" w:rsidRPr="00A7371A">
        <w:rPr>
          <w:i/>
        </w:rPr>
        <w:t xml:space="preserve">lines </w:t>
      </w:r>
      <w:r w:rsidR="00D46433" w:rsidRPr="00A7371A">
        <w:rPr>
          <w:i/>
        </w:rPr>
        <w:t>108-136</w:t>
      </w:r>
      <w:r w:rsidR="00812A44" w:rsidRPr="00A7371A">
        <w:t>).</w:t>
      </w:r>
    </w:p>
    <w:p w14:paraId="6831DC7C" w14:textId="0717A8AE" w:rsidR="00A9516F" w:rsidRPr="00A7371A" w:rsidRDefault="00A9516F" w:rsidP="00A9516F">
      <w:r w:rsidRPr="00A7371A">
        <w:t xml:space="preserve">Step 6: </w:t>
      </w:r>
      <w:r w:rsidR="00D25BCA" w:rsidRPr="00A7371A">
        <w:t xml:space="preserve">- </w:t>
      </w:r>
      <w:r w:rsidRPr="00A7371A">
        <w:rPr>
          <w:u w:val="single"/>
        </w:rPr>
        <w:t xml:space="preserve">if </w:t>
      </w:r>
      <w:proofErr w:type="spellStart"/>
      <w:r w:rsidRPr="00A7371A">
        <w:rPr>
          <w:u w:val="single"/>
        </w:rPr>
        <w:t>enddate</w:t>
      </w:r>
      <w:proofErr w:type="spellEnd"/>
      <w:r w:rsidRPr="00A7371A">
        <w:rPr>
          <w:u w:val="single"/>
        </w:rPr>
        <w:t xml:space="preserve"> is specified</w:t>
      </w:r>
      <w:r w:rsidRPr="00A7371A">
        <w:t xml:space="preserve"> (i.e. you want to calculate </w:t>
      </w:r>
      <w:r w:rsidRPr="00A7371A">
        <w:rPr>
          <w:u w:val="single"/>
        </w:rPr>
        <w:t>time updated QRISK</w:t>
      </w:r>
      <w:r w:rsidRPr="00A7371A">
        <w:t>), it loops through the program files for time updating QRISK (see table)</w:t>
      </w:r>
      <w:r w:rsidR="00812A44" w:rsidRPr="00A7371A">
        <w:t xml:space="preserve"> and calculates age</w:t>
      </w:r>
      <w:r w:rsidRPr="00A7371A">
        <w:t xml:space="preserve"> (</w:t>
      </w:r>
      <w:r w:rsidRPr="00A7371A">
        <w:rPr>
          <w:i/>
        </w:rPr>
        <w:t xml:space="preserve">lines </w:t>
      </w:r>
      <w:r w:rsidR="00D46433" w:rsidRPr="00A7371A">
        <w:rPr>
          <w:i/>
        </w:rPr>
        <w:t>144-337</w:t>
      </w:r>
      <w:r w:rsidRPr="00A7371A">
        <w:t>).</w:t>
      </w:r>
    </w:p>
    <w:p w14:paraId="5BE46AC5" w14:textId="37BED881" w:rsidR="00A9516F" w:rsidRPr="00A7371A" w:rsidRDefault="00D25BCA" w:rsidP="00D25BCA">
      <w:pPr>
        <w:ind w:firstLine="576"/>
      </w:pPr>
      <w:r w:rsidRPr="00A7371A">
        <w:t xml:space="preserve">  - </w:t>
      </w:r>
      <w:r w:rsidR="00A9516F" w:rsidRPr="00A7371A">
        <w:rPr>
          <w:u w:val="single"/>
        </w:rPr>
        <w:t xml:space="preserve">if </w:t>
      </w:r>
      <w:proofErr w:type="spellStart"/>
      <w:r w:rsidR="00A9516F" w:rsidRPr="00A7371A">
        <w:rPr>
          <w:u w:val="single"/>
        </w:rPr>
        <w:t>enddate</w:t>
      </w:r>
      <w:proofErr w:type="spellEnd"/>
      <w:r w:rsidR="00A9516F" w:rsidRPr="00A7371A">
        <w:rPr>
          <w:u w:val="single"/>
        </w:rPr>
        <w:t xml:space="preserve"> is not specified</w:t>
      </w:r>
      <w:r w:rsidR="00A9516F" w:rsidRPr="00A7371A">
        <w:t xml:space="preserve"> (i.e. you want to calculate </w:t>
      </w:r>
      <w:r w:rsidR="00A9516F" w:rsidRPr="00A7371A">
        <w:rPr>
          <w:u w:val="single"/>
        </w:rPr>
        <w:t>single point QRISK</w:t>
      </w:r>
      <w:r w:rsidR="00A9516F" w:rsidRPr="00A7371A">
        <w:t>), it skips to line 254, and it loops through the program files for single point QRISK</w:t>
      </w:r>
      <w:r w:rsidR="004216C5" w:rsidRPr="00A7371A">
        <w:t xml:space="preserve"> (see table)</w:t>
      </w:r>
      <w:r w:rsidR="00812A44" w:rsidRPr="00A7371A">
        <w:t xml:space="preserve"> and calculates age (</w:t>
      </w:r>
      <w:r w:rsidR="00812A44" w:rsidRPr="00A7371A">
        <w:rPr>
          <w:i/>
        </w:rPr>
        <w:t xml:space="preserve">lines </w:t>
      </w:r>
      <w:r w:rsidR="00D46433" w:rsidRPr="00A7371A">
        <w:rPr>
          <w:i/>
        </w:rPr>
        <w:t>340</w:t>
      </w:r>
      <w:r w:rsidR="00812A44" w:rsidRPr="00A7371A">
        <w:rPr>
          <w:i/>
        </w:rPr>
        <w:t>-</w:t>
      </w:r>
      <w:r w:rsidR="00D46433" w:rsidRPr="00A7371A">
        <w:rPr>
          <w:i/>
        </w:rPr>
        <w:t>454</w:t>
      </w:r>
      <w:r w:rsidR="00812A44" w:rsidRPr="00A7371A">
        <w:t>)</w:t>
      </w:r>
      <w:r w:rsidR="004216C5" w:rsidRPr="00A7371A">
        <w:t>.</w:t>
      </w:r>
    </w:p>
    <w:p w14:paraId="64E0ECB8" w14:textId="0CF04A77" w:rsidR="00812A44" w:rsidRPr="00A7371A" w:rsidRDefault="00812A44" w:rsidP="00812A44">
      <w:r w:rsidRPr="00A7371A">
        <w:t>Step 7: imputes smoking status, TC/HDL, systolic blood pressure</w:t>
      </w:r>
      <w:r w:rsidR="00214420" w:rsidRPr="00A7371A">
        <w:t>,</w:t>
      </w:r>
      <w:r w:rsidRPr="00A7371A">
        <w:t xml:space="preserve"> BMI </w:t>
      </w:r>
      <w:r w:rsidR="00214420" w:rsidRPr="00A7371A">
        <w:t xml:space="preserve">and systolic blood pressure variability </w:t>
      </w:r>
      <w:r w:rsidRPr="00A7371A">
        <w:t>where these are not recorded (note: where data have been imputed, this is labelled as such) (</w:t>
      </w:r>
      <w:r w:rsidRPr="00A7371A">
        <w:rPr>
          <w:i/>
        </w:rPr>
        <w:t xml:space="preserve">lines </w:t>
      </w:r>
      <w:r w:rsidR="00D46433" w:rsidRPr="00A7371A">
        <w:rPr>
          <w:i/>
        </w:rPr>
        <w:t>465</w:t>
      </w:r>
      <w:r w:rsidRPr="00A7371A">
        <w:rPr>
          <w:i/>
        </w:rPr>
        <w:t>-</w:t>
      </w:r>
      <w:r w:rsidR="00D46433" w:rsidRPr="00A7371A">
        <w:rPr>
          <w:i/>
        </w:rPr>
        <w:t>490</w:t>
      </w:r>
      <w:r w:rsidRPr="00A7371A">
        <w:rPr>
          <w:i/>
        </w:rPr>
        <w:t>)</w:t>
      </w:r>
      <w:r w:rsidRPr="00A7371A">
        <w:t>.</w:t>
      </w:r>
    </w:p>
    <w:p w14:paraId="23E630ED" w14:textId="432E6E41" w:rsidR="00812A44" w:rsidRPr="00A7371A" w:rsidRDefault="00812A44" w:rsidP="00812A44">
      <w:r w:rsidRPr="00A7371A">
        <w:t>Step 8: QRISK2 score calculated (</w:t>
      </w:r>
      <w:r w:rsidRPr="00A7371A">
        <w:rPr>
          <w:i/>
        </w:rPr>
        <w:t xml:space="preserve">lines </w:t>
      </w:r>
      <w:r w:rsidR="00D46433" w:rsidRPr="00A7371A">
        <w:rPr>
          <w:i/>
        </w:rPr>
        <w:t>492</w:t>
      </w:r>
      <w:r w:rsidRPr="00A7371A">
        <w:rPr>
          <w:i/>
        </w:rPr>
        <w:t>-</w:t>
      </w:r>
      <w:r w:rsidR="00D46433" w:rsidRPr="00A7371A">
        <w:rPr>
          <w:i/>
        </w:rPr>
        <w:t>501</w:t>
      </w:r>
      <w:r w:rsidRPr="00A7371A">
        <w:t>).</w:t>
      </w:r>
    </w:p>
    <w:p w14:paraId="50EFC505" w14:textId="63A700FC" w:rsidR="00812A44" w:rsidRDefault="00812A44" w:rsidP="00812A44">
      <w:r w:rsidRPr="00A7371A">
        <w:t>Step 9: QRISK2 scores are merged back with your patient data (</w:t>
      </w:r>
      <w:r w:rsidRPr="00A7371A">
        <w:rPr>
          <w:i/>
        </w:rPr>
        <w:t xml:space="preserve">lines </w:t>
      </w:r>
      <w:r w:rsidR="00D46433" w:rsidRPr="00A7371A">
        <w:rPr>
          <w:i/>
        </w:rPr>
        <w:t>504</w:t>
      </w:r>
      <w:r w:rsidRPr="00A7371A">
        <w:rPr>
          <w:i/>
        </w:rPr>
        <w:t>-</w:t>
      </w:r>
      <w:r w:rsidR="00D46433" w:rsidRPr="00A7371A">
        <w:rPr>
          <w:i/>
        </w:rPr>
        <w:t>517</w:t>
      </w:r>
      <w:r w:rsidRPr="00A7371A">
        <w:t>).</w:t>
      </w:r>
    </w:p>
    <w:p w14:paraId="19663140" w14:textId="77777777" w:rsidR="00A9516F" w:rsidRPr="00C44626" w:rsidRDefault="00A9516F" w:rsidP="00A9516F"/>
    <w:p w14:paraId="007C3554" w14:textId="77777777" w:rsidR="006F424C" w:rsidRDefault="006F424C">
      <w:pPr>
        <w:rPr>
          <w:rFonts w:asciiTheme="majorHAnsi" w:eastAsiaTheme="majorEastAsia" w:hAnsiTheme="majorHAnsi" w:cstheme="majorBidi"/>
          <w:sz w:val="26"/>
          <w:szCs w:val="26"/>
        </w:rPr>
      </w:pPr>
      <w:r>
        <w:br w:type="page"/>
      </w:r>
    </w:p>
    <w:p w14:paraId="38167929" w14:textId="18DDBA03" w:rsidR="00C44626" w:rsidRDefault="00C44626" w:rsidP="00C44626">
      <w:pPr>
        <w:pStyle w:val="Heading2"/>
      </w:pPr>
      <w:bookmarkStart w:id="29" w:name="_Toc22721618"/>
      <w:r>
        <w:lastRenderedPageBreak/>
        <w:t>Explanation of one of the program files for single point QRISK do files</w:t>
      </w:r>
      <w:bookmarkEnd w:id="29"/>
    </w:p>
    <w:p w14:paraId="5132E2BA" w14:textId="5593AC27" w:rsidR="00823FF3" w:rsidRPr="00823FF3" w:rsidRDefault="00823FF3" w:rsidP="00823FF3">
      <w:pPr>
        <w:rPr>
          <w:i/>
        </w:rPr>
      </w:pPr>
      <w:r w:rsidRPr="00823FF3">
        <w:rPr>
          <w:i/>
        </w:rPr>
        <w:t>e.g. pr_</w:t>
      </w:r>
      <w:r w:rsidR="00C463C8" w:rsidRPr="00823FF3">
        <w:rPr>
          <w:i/>
        </w:rPr>
        <w:t>getlast</w:t>
      </w:r>
      <w:r w:rsidR="00C463C8">
        <w:rPr>
          <w:i/>
        </w:rPr>
        <w:t>_bclin</w:t>
      </w:r>
      <w:r w:rsidRPr="00823FF3">
        <w:rPr>
          <w:i/>
        </w:rPr>
        <w:t>.do</w:t>
      </w:r>
    </w:p>
    <w:p w14:paraId="2830CDCB" w14:textId="09C316DA" w:rsidR="00C44626" w:rsidRDefault="00C44626" w:rsidP="00C44626">
      <w:r>
        <w:t>Step 1: opens the QOF medical code list, which contains all codes for QRISK2 variables</w:t>
      </w:r>
      <w:r w:rsidR="00C463C8">
        <w:t xml:space="preserve"> or the individual code list for the specified variables as specified in syntax</w:t>
      </w:r>
    </w:p>
    <w:p w14:paraId="73539E83" w14:textId="44BF38EF" w:rsidR="00C44626" w:rsidRDefault="00C44626" w:rsidP="00C44626">
      <w:r>
        <w:t xml:space="preserve">Step 2: keeps the codes relevant to the variable we are extracting </w:t>
      </w:r>
      <w:r w:rsidR="00C463C8">
        <w:t>(QOF codes only)</w:t>
      </w:r>
    </w:p>
    <w:p w14:paraId="1E89DF7A" w14:textId="21D41A50" w:rsidR="00C463C8" w:rsidRDefault="00C44626" w:rsidP="00C44626">
      <w:r>
        <w:t>Step 3: merges with the clinical file and retains relevant all codes for patients in the extract</w:t>
      </w:r>
    </w:p>
    <w:p w14:paraId="787AE597" w14:textId="2721F218" w:rsidR="00C44626" w:rsidRDefault="00C44626" w:rsidP="00C44626">
      <w:r>
        <w:t>Step 4: saves as a temporary file</w:t>
      </w:r>
    </w:p>
    <w:p w14:paraId="5C51422E" w14:textId="3425A6DB" w:rsidR="00C463C8" w:rsidRDefault="00C463C8" w:rsidP="00C44626">
      <w:r>
        <w:t>Step 5: repeats the above steps for the referral files</w:t>
      </w:r>
    </w:p>
    <w:p w14:paraId="1DC6CD7D" w14:textId="1D402E9C" w:rsidR="00C44626" w:rsidRDefault="00C44626" w:rsidP="00C44626">
      <w:r>
        <w:t xml:space="preserve">Step </w:t>
      </w:r>
      <w:r w:rsidR="00260926">
        <w:t>6</w:t>
      </w:r>
      <w:r>
        <w:t xml:space="preserve">: merges the temporary file with the data in memory (which contains </w:t>
      </w:r>
      <w:proofErr w:type="spellStart"/>
      <w:r>
        <w:t>patid</w:t>
      </w:r>
      <w:proofErr w:type="spellEnd"/>
      <w:r>
        <w:t xml:space="preserve"> and </w:t>
      </w:r>
      <w:proofErr w:type="spellStart"/>
      <w:r>
        <w:t>indexdate</w:t>
      </w:r>
      <w:proofErr w:type="spellEnd"/>
      <w:r>
        <w:t>)</w:t>
      </w:r>
    </w:p>
    <w:p w14:paraId="6EC60328" w14:textId="4248D35D" w:rsidR="00C44626" w:rsidRDefault="00C44626" w:rsidP="00C44626">
      <w:r>
        <w:t xml:space="preserve">Step </w:t>
      </w:r>
      <w:r w:rsidR="00260926">
        <w:t>7</w:t>
      </w:r>
      <w:r>
        <w:t>: keeps only the data in the run-in period before index date</w:t>
      </w:r>
    </w:p>
    <w:p w14:paraId="3D741210" w14:textId="7EE17591" w:rsidR="00A9516F" w:rsidRDefault="00A9516F" w:rsidP="00C44626">
      <w:r>
        <w:t xml:space="preserve">Step </w:t>
      </w:r>
      <w:r w:rsidR="00260926">
        <w:t>8</w:t>
      </w:r>
      <w:r>
        <w:t>: if there is more than one code per patient, it keeps the most recent one prior to index date</w:t>
      </w:r>
    </w:p>
    <w:p w14:paraId="28E5C575" w14:textId="77777777" w:rsidR="00A9516F" w:rsidRDefault="00A9516F" w:rsidP="00C44626"/>
    <w:p w14:paraId="11D4E496" w14:textId="77777777" w:rsidR="004B759D" w:rsidRDefault="004B759D" w:rsidP="00C44626"/>
    <w:p w14:paraId="2F52021E" w14:textId="77777777" w:rsidR="004B759D" w:rsidRPr="00C44626" w:rsidRDefault="004B759D" w:rsidP="00C44626"/>
    <w:p w14:paraId="78281881" w14:textId="77777777" w:rsidR="004216C5" w:rsidRDefault="00A9516F" w:rsidP="00FF5A76">
      <w:pPr>
        <w:pStyle w:val="Heading2"/>
      </w:pPr>
      <w:bookmarkStart w:id="30" w:name="_Toc22721619"/>
      <w:r>
        <w:t>Explanation of one of the program files for time updating QRISK2 do files</w:t>
      </w:r>
      <w:bookmarkEnd w:id="30"/>
    </w:p>
    <w:p w14:paraId="35410460" w14:textId="7A836748" w:rsidR="00823FF3" w:rsidRPr="00823FF3" w:rsidRDefault="00823FF3" w:rsidP="00823FF3">
      <w:pPr>
        <w:rPr>
          <w:b/>
          <w:i/>
        </w:rPr>
      </w:pPr>
      <w:r w:rsidRPr="00823FF3">
        <w:rPr>
          <w:i/>
        </w:rPr>
        <w:t>e.g. pr_get_</w:t>
      </w:r>
      <w:r w:rsidR="00260926">
        <w:rPr>
          <w:i/>
        </w:rPr>
        <w:t>bclin</w:t>
      </w:r>
      <w:r w:rsidRPr="00823FF3">
        <w:rPr>
          <w:i/>
        </w:rPr>
        <w:t>.do</w:t>
      </w:r>
      <w:r w:rsidR="00BC5EBC" w:rsidRPr="00BC5EBC">
        <w:rPr>
          <w:i/>
        </w:rPr>
        <w:t xml:space="preserve"> </w:t>
      </w:r>
    </w:p>
    <w:p w14:paraId="1A51A5ED" w14:textId="77777777" w:rsidR="00D25BCA" w:rsidRDefault="00D25BCA" w:rsidP="00D25BCA">
      <w:r>
        <w:t>Step 1: opens the QOF medical code list, which contains all codes for QRISK2 variables</w:t>
      </w:r>
    </w:p>
    <w:p w14:paraId="495740C6" w14:textId="77777777" w:rsidR="00D25BCA" w:rsidRDefault="00D25BCA" w:rsidP="00D25BCA">
      <w:r>
        <w:t xml:space="preserve">Step 2: keeps the codes relevant to the variable we are extracting </w:t>
      </w:r>
    </w:p>
    <w:p w14:paraId="335CD74E" w14:textId="77777777" w:rsidR="00D25BCA" w:rsidRDefault="00D25BCA" w:rsidP="00D25BCA">
      <w:r>
        <w:t>Step 3: merges with the clinical file and retains relevant all codes for patients in the extract</w:t>
      </w:r>
    </w:p>
    <w:p w14:paraId="0BBC89FB" w14:textId="6D45ACA0" w:rsidR="00D25BCA" w:rsidRDefault="00D25BCA" w:rsidP="00D25BCA">
      <w:r>
        <w:t>Step 4: saves as a temporary file</w:t>
      </w:r>
    </w:p>
    <w:p w14:paraId="24FC688B" w14:textId="77F89AD6" w:rsidR="00260926" w:rsidRDefault="00260926" w:rsidP="00D25BCA">
      <w:r>
        <w:t>Step 5: repeats the above steps for the referral files</w:t>
      </w:r>
    </w:p>
    <w:p w14:paraId="5B060FF7" w14:textId="1E1E1C1C" w:rsidR="00D25BCA" w:rsidRDefault="00D25BCA" w:rsidP="00D25BCA">
      <w:r>
        <w:t xml:space="preserve">Step </w:t>
      </w:r>
      <w:r w:rsidR="00260926">
        <w:t>6</w:t>
      </w:r>
      <w:r>
        <w:t xml:space="preserve">: merges the temporary file with the data in memory (which contains </w:t>
      </w:r>
      <w:proofErr w:type="spellStart"/>
      <w:r>
        <w:t>patid</w:t>
      </w:r>
      <w:proofErr w:type="spellEnd"/>
      <w:r>
        <w:t xml:space="preserve"> and </w:t>
      </w:r>
      <w:r w:rsidR="00331430">
        <w:t>start date and end date</w:t>
      </w:r>
      <w:r>
        <w:t>)</w:t>
      </w:r>
    </w:p>
    <w:p w14:paraId="129F4FE6" w14:textId="042927D5" w:rsidR="00D25BCA" w:rsidRDefault="00D25BCA" w:rsidP="00D25BCA">
      <w:r>
        <w:t xml:space="preserve">Step </w:t>
      </w:r>
      <w:r w:rsidR="00260926">
        <w:t>7</w:t>
      </w:r>
      <w:r>
        <w:t xml:space="preserve">: keeps the data in the run-in period before </w:t>
      </w:r>
      <w:r w:rsidR="00331430">
        <w:t xml:space="preserve">the start date, and everything between start date and end date </w:t>
      </w:r>
    </w:p>
    <w:p w14:paraId="04C8E3E1" w14:textId="39E9B8B2" w:rsidR="00D25BCA" w:rsidRDefault="00D25BCA" w:rsidP="00D25BCA">
      <w:r>
        <w:t xml:space="preserve">Step </w:t>
      </w:r>
      <w:r w:rsidR="00260926">
        <w:t>8</w:t>
      </w:r>
      <w:r>
        <w:t xml:space="preserve">: </w:t>
      </w:r>
      <w:r w:rsidR="00331430">
        <w:t>reshapes the data to wide format</w:t>
      </w:r>
    </w:p>
    <w:p w14:paraId="29DAE07E" w14:textId="77777777" w:rsidR="00D25BCA" w:rsidRDefault="00D25BCA" w:rsidP="00FF5A76">
      <w:pPr>
        <w:sectPr w:rsidR="00D25BCA" w:rsidSect="004216C5">
          <w:footerReference w:type="default" r:id="rId11"/>
          <w:pgSz w:w="11906" w:h="16838"/>
          <w:pgMar w:top="1440" w:right="1080" w:bottom="1440" w:left="1080" w:header="708" w:footer="708" w:gutter="0"/>
          <w:cols w:space="708"/>
          <w:docGrid w:linePitch="360"/>
        </w:sectPr>
      </w:pPr>
    </w:p>
    <w:p w14:paraId="52F6DFD8" w14:textId="24D2FFDD" w:rsidR="004216C5" w:rsidRDefault="004216C5" w:rsidP="00086FED">
      <w:pPr>
        <w:ind w:left="-851"/>
        <w:rPr>
          <w:b/>
          <w:bCs/>
        </w:rPr>
      </w:pPr>
      <w:r w:rsidRPr="004216C5">
        <w:rPr>
          <w:rStyle w:val="Strong"/>
        </w:rPr>
        <w:lastRenderedPageBreak/>
        <w:t>Table 2. Program files and descriptions for QRISK bundle</w:t>
      </w:r>
    </w:p>
    <w:p w14:paraId="0940655C" w14:textId="619EE0F2" w:rsidR="00086FED" w:rsidRPr="00086FED" w:rsidRDefault="00333B47" w:rsidP="00086FED">
      <w:pPr>
        <w:ind w:left="-851"/>
        <w:rPr>
          <w:b/>
          <w:bCs/>
        </w:rPr>
      </w:pPr>
      <w:r>
        <w:rPr>
          <w:b/>
          <w:bCs/>
        </w:rPr>
        <w:object w:dxaOrig="1539" w:dyaOrig="997" w14:anchorId="599469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3in" o:ole="">
            <v:imagedata r:id="rId12" o:title=""/>
          </v:shape>
          <o:OLEObject Type="Embed" ProgID="Excel.Sheet.12" ShapeID="_x0000_i1025" DrawAspect="Icon" ObjectID="_1700653240" r:id="rId13"/>
        </w:object>
      </w:r>
    </w:p>
    <w:p w14:paraId="43E3C9D1" w14:textId="77777777" w:rsidR="00A7371A" w:rsidRDefault="00A7371A" w:rsidP="004216C5">
      <w:pPr>
        <w:tabs>
          <w:tab w:val="left" w:pos="825"/>
        </w:tabs>
      </w:pPr>
    </w:p>
    <w:p w14:paraId="63F641F9" w14:textId="759C13E7" w:rsidR="00A7371A" w:rsidRPr="004216C5" w:rsidRDefault="00A7371A" w:rsidP="004216C5">
      <w:pPr>
        <w:tabs>
          <w:tab w:val="left" w:pos="825"/>
        </w:tabs>
        <w:sectPr w:rsidR="00A7371A" w:rsidRPr="004216C5" w:rsidSect="004216C5">
          <w:pgSz w:w="16838" w:h="11906" w:orient="landscape"/>
          <w:pgMar w:top="1080" w:right="1440" w:bottom="1080" w:left="1440" w:header="708" w:footer="708" w:gutter="0"/>
          <w:cols w:space="708"/>
          <w:docGrid w:linePitch="360"/>
        </w:sectPr>
      </w:pPr>
      <w:r>
        <w:t xml:space="preserve">This file is also saved in </w:t>
      </w:r>
      <w:r w:rsidRPr="00086FED">
        <w:t>J:\EHR-Working\QRISK\qrisk_bundle\dofiles\v2</w:t>
      </w:r>
    </w:p>
    <w:p w14:paraId="1499F6A5" w14:textId="77777777" w:rsidR="00440C88" w:rsidRDefault="00440C88" w:rsidP="00F1771F">
      <w:pPr>
        <w:pStyle w:val="Heading1"/>
      </w:pPr>
      <w:bookmarkStart w:id="31" w:name="_Toc22721620"/>
      <w:r>
        <w:lastRenderedPageBreak/>
        <w:t>Comparing our calculated score to a GP calculated score</w:t>
      </w:r>
      <w:bookmarkEnd w:id="31"/>
    </w:p>
    <w:p w14:paraId="7C2DDD7A" w14:textId="052B03BF" w:rsidR="00EF44BB" w:rsidRDefault="00EF44BB" w:rsidP="00F1771F"/>
    <w:p w14:paraId="5D769C19" w14:textId="2977FEBF" w:rsidR="000927C2" w:rsidRDefault="000927C2" w:rsidP="00F1771F">
      <w:pPr>
        <w:pStyle w:val="Heading2"/>
      </w:pPr>
      <w:bookmarkStart w:id="32" w:name="_Toc22721621"/>
      <w:r>
        <w:t>Data and methods</w:t>
      </w:r>
    </w:p>
    <w:p w14:paraId="5262C132" w14:textId="0997BFD7" w:rsidR="000927C2" w:rsidRDefault="000927C2" w:rsidP="000927C2">
      <w:r>
        <w:t xml:space="preserve">The </w:t>
      </w:r>
      <w:proofErr w:type="spellStart"/>
      <w:r>
        <w:t>qrisk</w:t>
      </w:r>
      <w:proofErr w:type="spellEnd"/>
      <w:r>
        <w:t xml:space="preserve"> bundle programmes are designed to run on any CPRD FAST extract.  The testing and results below were performed on Emily </w:t>
      </w:r>
      <w:proofErr w:type="spellStart"/>
      <w:r>
        <w:t>Herrett’s</w:t>
      </w:r>
      <w:proofErr w:type="spellEnd"/>
      <w:r>
        <w:t xml:space="preserve"> extract of patients with depression, diagnosed 2011-2017 (</w:t>
      </w:r>
      <w:r w:rsidR="00DF01BC">
        <w:t>n=</w:t>
      </w:r>
      <w:r>
        <w:t>1,474,332 patients extracted April 2019) (</w:t>
      </w:r>
      <w:r w:rsidRPr="000927C2">
        <w:t>Z:\GPRD_GOLD\Emily\</w:t>
      </w:r>
      <w:proofErr w:type="spellStart"/>
      <w:r w:rsidRPr="000927C2">
        <w:t>Alcohol_depression</w:t>
      </w:r>
      <w:proofErr w:type="spellEnd"/>
      <w:r>
        <w:t xml:space="preserve">).   </w:t>
      </w:r>
    </w:p>
    <w:p w14:paraId="46F32DF0" w14:textId="5E3B5841" w:rsidR="00F63D1F" w:rsidRDefault="00F63D1F" w:rsidP="000927C2">
      <w:r>
        <w:t>Within the patient extract, start of follow-up was set to the latest of current registration date and UTS date.  End of follow-up was set at the earliest of transfer ou</w:t>
      </w:r>
      <w:r w:rsidR="00EC759D">
        <w:t>t</w:t>
      </w:r>
      <w:r>
        <w:t xml:space="preserve"> date, last collection date, and date of earliest cardiovascular disease diagnosis.  Patients with less than a year of follow-up were excluded.</w:t>
      </w:r>
    </w:p>
    <w:p w14:paraId="5C499C50" w14:textId="38164C0A" w:rsidR="00476D8E" w:rsidRDefault="000927C2" w:rsidP="000927C2">
      <w:r>
        <w:t>We restricted to GP calculated</w:t>
      </w:r>
      <w:r w:rsidR="00F63D1F">
        <w:t xml:space="preserve"> QRISK2</w:t>
      </w:r>
      <w:r>
        <w:t xml:space="preserve"> scores in 2016 (which would, most likely, have been based on the 2015 calculator</w:t>
      </w:r>
      <w:r w:rsidR="00F63D1F">
        <w:t xml:space="preserve"> (on which are programmes are based</w:t>
      </w:r>
      <w:r>
        <w:t xml:space="preserve">).  The following </w:t>
      </w:r>
      <w:r w:rsidR="00DF01BC">
        <w:t xml:space="preserve">programme </w:t>
      </w:r>
      <w:r>
        <w:t xml:space="preserve">settings were applied: </w:t>
      </w:r>
    </w:p>
    <w:p w14:paraId="130344CF" w14:textId="08BCB4BD" w:rsidR="00476D8E" w:rsidRDefault="00476D8E" w:rsidP="00F1771F">
      <w:pPr>
        <w:pStyle w:val="ListParagraph"/>
        <w:numPr>
          <w:ilvl w:val="1"/>
          <w:numId w:val="18"/>
        </w:numPr>
      </w:pPr>
      <w:proofErr w:type="spellStart"/>
      <w:r>
        <w:t>qriskscore</w:t>
      </w:r>
      <w:proofErr w:type="spellEnd"/>
      <w:r>
        <w:t xml:space="preserve"> "qrisk2" </w:t>
      </w:r>
    </w:p>
    <w:p w14:paraId="7F736242" w14:textId="1716265A" w:rsidR="00476D8E" w:rsidRDefault="00476D8E" w:rsidP="00F1771F">
      <w:pPr>
        <w:pStyle w:val="ListParagraph"/>
        <w:numPr>
          <w:ilvl w:val="1"/>
          <w:numId w:val="18"/>
        </w:numPr>
      </w:pPr>
      <w:proofErr w:type="spellStart"/>
      <w:r>
        <w:t>runin</w:t>
      </w:r>
      <w:proofErr w:type="spellEnd"/>
      <w:r>
        <w:t xml:space="preserve"> "1000"</w:t>
      </w:r>
    </w:p>
    <w:p w14:paraId="088D8381" w14:textId="4BB6C327" w:rsidR="00476D8E" w:rsidRDefault="00476D8E" w:rsidP="00F1771F">
      <w:pPr>
        <w:pStyle w:val="ListParagraph"/>
        <w:numPr>
          <w:ilvl w:val="1"/>
          <w:numId w:val="18"/>
        </w:numPr>
      </w:pPr>
      <w:proofErr w:type="spellStart"/>
      <w:r>
        <w:t>tchdl_cutoff</w:t>
      </w:r>
      <w:proofErr w:type="spellEnd"/>
      <w:r>
        <w:t xml:space="preserve"> "10"</w:t>
      </w:r>
    </w:p>
    <w:p w14:paraId="37FA935A" w14:textId="0B3396BB" w:rsidR="00476D8E" w:rsidRDefault="00476D8E" w:rsidP="00F1771F">
      <w:pPr>
        <w:pStyle w:val="ListParagraph"/>
        <w:numPr>
          <w:ilvl w:val="1"/>
          <w:numId w:val="18"/>
        </w:numPr>
      </w:pPr>
      <w:proofErr w:type="spellStart"/>
      <w:r>
        <w:t>sbp_lowest</w:t>
      </w:r>
      <w:proofErr w:type="spellEnd"/>
      <w:r>
        <w:t xml:space="preserve"> "20"</w:t>
      </w:r>
    </w:p>
    <w:p w14:paraId="22F3B2F9" w14:textId="5567C03D" w:rsidR="00476D8E" w:rsidRDefault="00476D8E" w:rsidP="00F1771F">
      <w:pPr>
        <w:pStyle w:val="ListParagraph"/>
        <w:numPr>
          <w:ilvl w:val="1"/>
          <w:numId w:val="18"/>
        </w:numPr>
      </w:pPr>
      <w:proofErr w:type="spellStart"/>
      <w:r>
        <w:t>sbp_highest</w:t>
      </w:r>
      <w:proofErr w:type="spellEnd"/>
      <w:r>
        <w:t xml:space="preserve"> "350"</w:t>
      </w:r>
    </w:p>
    <w:p w14:paraId="7A25B4AC" w14:textId="4EFCE4D2" w:rsidR="00476D8E" w:rsidRDefault="00476D8E" w:rsidP="00F1771F">
      <w:pPr>
        <w:pStyle w:val="ListParagraph"/>
        <w:numPr>
          <w:ilvl w:val="1"/>
          <w:numId w:val="18"/>
        </w:numPr>
      </w:pPr>
      <w:proofErr w:type="spellStart"/>
      <w:r>
        <w:t>bmi_cutoff</w:t>
      </w:r>
      <w:proofErr w:type="spellEnd"/>
      <w:r>
        <w:t xml:space="preserve"> "50"</w:t>
      </w:r>
    </w:p>
    <w:p w14:paraId="13912FDC" w14:textId="1958613D" w:rsidR="00476D8E" w:rsidRDefault="00476D8E" w:rsidP="00F1771F">
      <w:pPr>
        <w:pStyle w:val="ListParagraph"/>
        <w:numPr>
          <w:ilvl w:val="1"/>
          <w:numId w:val="18"/>
        </w:numPr>
      </w:pPr>
      <w:proofErr w:type="spellStart"/>
      <w:r>
        <w:t>smokedef</w:t>
      </w:r>
      <w:proofErr w:type="spellEnd"/>
      <w:r>
        <w:t xml:space="preserve"> "</w:t>
      </w:r>
      <w:proofErr w:type="spellStart"/>
      <w:r>
        <w:t>codeentity</w:t>
      </w:r>
      <w:proofErr w:type="spellEnd"/>
      <w:r>
        <w:t>"</w:t>
      </w:r>
    </w:p>
    <w:p w14:paraId="0F2883CF" w14:textId="3F8E8145" w:rsidR="00476D8E" w:rsidRDefault="00476D8E" w:rsidP="00F1771F">
      <w:pPr>
        <w:pStyle w:val="ListParagraph"/>
        <w:numPr>
          <w:ilvl w:val="1"/>
          <w:numId w:val="18"/>
        </w:numPr>
      </w:pPr>
      <w:proofErr w:type="spellStart"/>
      <w:r>
        <w:t>commondosage</w:t>
      </w:r>
      <w:proofErr w:type="spellEnd"/>
      <w:r>
        <w:t xml:space="preserve"> "JUL18"</w:t>
      </w:r>
    </w:p>
    <w:p w14:paraId="59021446" w14:textId="44A21DDA" w:rsidR="00476D8E" w:rsidRDefault="00476D8E" w:rsidP="00F1771F">
      <w:pPr>
        <w:pStyle w:val="ListParagraph"/>
        <w:numPr>
          <w:ilvl w:val="1"/>
          <w:numId w:val="18"/>
        </w:numPr>
      </w:pPr>
      <w:proofErr w:type="spellStart"/>
      <w:r>
        <w:t>enddate</w:t>
      </w:r>
      <w:proofErr w:type="spellEnd"/>
      <w:r>
        <w:t xml:space="preserve"> “</w:t>
      </w:r>
      <w:proofErr w:type="spellStart"/>
      <w:r>
        <w:t>endfup</w:t>
      </w:r>
      <w:proofErr w:type="spellEnd"/>
      <w:r>
        <w:t>” (for time updating only)</w:t>
      </w:r>
    </w:p>
    <w:p w14:paraId="6162522F" w14:textId="64F11110" w:rsidR="000927C2" w:rsidRDefault="000927C2" w:rsidP="00476D8E">
      <w:r>
        <w:t>No Townsend data were included.</w:t>
      </w:r>
    </w:p>
    <w:p w14:paraId="5EE8BAC4" w14:textId="749AD57E" w:rsidR="000927C2" w:rsidRDefault="000927C2" w:rsidP="00F1771F">
      <w:pPr>
        <w:pStyle w:val="ListParagraph"/>
        <w:numPr>
          <w:ilvl w:val="0"/>
          <w:numId w:val="17"/>
        </w:numPr>
      </w:pPr>
      <w:r>
        <w:t xml:space="preserve">For the single point QRISK, we </w:t>
      </w:r>
      <w:r w:rsidRPr="00F1771F">
        <w:rPr>
          <w:i/>
        </w:rPr>
        <w:t>calculated</w:t>
      </w:r>
      <w:r w:rsidR="00DF01BC">
        <w:rPr>
          <w:i/>
        </w:rPr>
        <w:t xml:space="preserve"> QRISK2</w:t>
      </w:r>
      <w:r w:rsidRPr="00F1771F">
        <w:rPr>
          <w:i/>
        </w:rPr>
        <w:t xml:space="preserve"> on the same date as the GP score</w:t>
      </w:r>
      <w:r>
        <w:t xml:space="preserve"> </w:t>
      </w:r>
      <w:r w:rsidR="00DF01BC">
        <w:t xml:space="preserve">and compared our QRISK2 score </w:t>
      </w:r>
      <w:r>
        <w:t>to the GP recorded score (N=20,717 with a GP recorded risk score).</w:t>
      </w:r>
    </w:p>
    <w:p w14:paraId="001EFDC0" w14:textId="7FB47622" w:rsidR="00476D8E" w:rsidRDefault="00476D8E" w:rsidP="00476D8E">
      <w:pPr>
        <w:pStyle w:val="ListParagraph"/>
        <w:numPr>
          <w:ilvl w:val="0"/>
          <w:numId w:val="17"/>
        </w:numPr>
      </w:pPr>
      <w:r>
        <w:t xml:space="preserve">For time-updating QRISK, we found our </w:t>
      </w:r>
      <w:r w:rsidRPr="00F1771F">
        <w:rPr>
          <w:i/>
        </w:rPr>
        <w:t>updating score calculated on the closest date to the GP score</w:t>
      </w:r>
      <w:r>
        <w:t>, and compared to the GP recorded score.</w:t>
      </w:r>
    </w:p>
    <w:p w14:paraId="4924E1E0" w14:textId="63F7FAAE" w:rsidR="00A7371A" w:rsidRDefault="00A7371A" w:rsidP="00A7371A">
      <w:r>
        <w:t>Code lists were created using version 2</w:t>
      </w:r>
      <w:r w:rsidR="00CD6EB8">
        <w:t>.0</w:t>
      </w:r>
      <w:r>
        <w:t xml:space="preserve"> of the code lists do files and the July 2018 CPRD GOLD build.</w:t>
      </w:r>
    </w:p>
    <w:p w14:paraId="2DE85FBF" w14:textId="1FEA8484" w:rsidR="008818F2" w:rsidRDefault="00F468FA" w:rsidP="00F1771F">
      <w:r>
        <w:t xml:space="preserve">To compare our score to the GP recorded score, we </w:t>
      </w:r>
      <w:r w:rsidR="008818F2">
        <w:t>carried out the following descriptive analyses:</w:t>
      </w:r>
    </w:p>
    <w:p w14:paraId="4B75F919" w14:textId="77777777" w:rsidR="008818F2" w:rsidRDefault="008818F2" w:rsidP="00F1771F">
      <w:pPr>
        <w:pStyle w:val="ListParagraph"/>
        <w:numPr>
          <w:ilvl w:val="0"/>
          <w:numId w:val="19"/>
        </w:numPr>
      </w:pPr>
      <w:r>
        <w:t>Scatter plot comparing GP recorded score and our calculated score;</w:t>
      </w:r>
    </w:p>
    <w:p w14:paraId="0B1A8D1F" w14:textId="77777777" w:rsidR="008818F2" w:rsidRDefault="008818F2" w:rsidP="00F1771F">
      <w:pPr>
        <w:pStyle w:val="ListParagraph"/>
        <w:numPr>
          <w:ilvl w:val="0"/>
          <w:numId w:val="19"/>
        </w:numPr>
      </w:pPr>
      <w:r>
        <w:t>M</w:t>
      </w:r>
      <w:r w:rsidR="00F468FA">
        <w:t>ean</w:t>
      </w:r>
      <w:r>
        <w:t xml:space="preserve"> (SD)</w:t>
      </w:r>
      <w:r w:rsidR="00F468FA">
        <w:t xml:space="preserve"> and median</w:t>
      </w:r>
      <w:r>
        <w:t xml:space="preserve"> (IQR)</w:t>
      </w:r>
      <w:r w:rsidR="00F468FA">
        <w:t xml:space="preserve"> difference between scores.</w:t>
      </w:r>
      <w:r w:rsidR="008C51F1">
        <w:t xml:space="preserve">  </w:t>
      </w:r>
    </w:p>
    <w:p w14:paraId="5752F21A" w14:textId="74B9B164" w:rsidR="00F468FA" w:rsidRDefault="008818F2" w:rsidP="00F1771F">
      <w:pPr>
        <w:pStyle w:val="ListParagraph"/>
        <w:numPr>
          <w:ilvl w:val="0"/>
          <w:numId w:val="19"/>
        </w:numPr>
      </w:pPr>
      <w:r>
        <w:t>C</w:t>
      </w:r>
      <w:r w:rsidR="008C51F1">
        <w:t>ut</w:t>
      </w:r>
      <w:r>
        <w:t>ting</w:t>
      </w:r>
      <w:r w:rsidR="008C51F1">
        <w:t xml:space="preserve"> scores at 10%, 20% and </w:t>
      </w:r>
      <w:r w:rsidR="00B32896">
        <w:t xml:space="preserve">30% ten year risk, </w:t>
      </w:r>
      <w:r>
        <w:t>we</w:t>
      </w:r>
      <w:r w:rsidR="00B32896">
        <w:t xml:space="preserve"> </w:t>
      </w:r>
      <w:r>
        <w:t>cross-tabulated</w:t>
      </w:r>
      <w:r w:rsidR="00B32896">
        <w:t xml:space="preserve"> </w:t>
      </w:r>
      <w:r>
        <w:t xml:space="preserve">the GP score and our score </w:t>
      </w:r>
      <w:r w:rsidR="00B32896">
        <w:t>within categories of risk.</w:t>
      </w:r>
    </w:p>
    <w:p w14:paraId="12D73647" w14:textId="250710B6" w:rsidR="00DF01BC" w:rsidRDefault="00DF01BC" w:rsidP="00F1771F">
      <w:pPr>
        <w:pStyle w:val="ListParagraph"/>
        <w:numPr>
          <w:ilvl w:val="0"/>
          <w:numId w:val="19"/>
        </w:numPr>
      </w:pPr>
      <w:r>
        <w:t>Comparing mean difference within patient and risk categories.</w:t>
      </w:r>
    </w:p>
    <w:p w14:paraId="7A7A7E0E" w14:textId="77777777" w:rsidR="000927C2" w:rsidRPr="00EC759D" w:rsidRDefault="000927C2" w:rsidP="00F1771F"/>
    <w:p w14:paraId="293AB78D" w14:textId="77777777" w:rsidR="00343B26" w:rsidRDefault="00343B26">
      <w:pPr>
        <w:rPr>
          <w:rFonts w:asciiTheme="majorHAnsi" w:eastAsiaTheme="majorEastAsia" w:hAnsiTheme="majorHAnsi" w:cstheme="majorBidi"/>
          <w:sz w:val="26"/>
          <w:szCs w:val="26"/>
        </w:rPr>
      </w:pPr>
      <w:r>
        <w:br w:type="page"/>
      </w:r>
    </w:p>
    <w:bookmarkEnd w:id="32"/>
    <w:p w14:paraId="5FEED283" w14:textId="2C34C83D" w:rsidR="00EF44BB" w:rsidRDefault="00A46FA4" w:rsidP="00F1771F">
      <w:pPr>
        <w:pStyle w:val="Heading2"/>
      </w:pPr>
      <w:r>
        <w:lastRenderedPageBreak/>
        <w:t>Single point QRISK2</w:t>
      </w:r>
    </w:p>
    <w:p w14:paraId="79E3988A" w14:textId="4E36E90F" w:rsidR="00343B26" w:rsidRPr="00EC759D" w:rsidRDefault="00343B26" w:rsidP="00F1771F">
      <w:pPr>
        <w:pStyle w:val="Heading3"/>
      </w:pPr>
      <w:r>
        <w:t>Scatter plot comparing scores</w:t>
      </w:r>
    </w:p>
    <w:p w14:paraId="78769008" w14:textId="2B20DE7E" w:rsidR="00EF44BB" w:rsidRDefault="00532EE2" w:rsidP="00F1771F">
      <w:r w:rsidRPr="00532EE2">
        <w:rPr>
          <w:noProof/>
          <w:lang w:eastAsia="en-GB"/>
        </w:rPr>
        <w:drawing>
          <wp:inline distT="0" distB="0" distL="0" distR="0" wp14:anchorId="6AA8F83B" wp14:editId="580DE9E3">
            <wp:extent cx="3200400" cy="23275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327564"/>
                    </a:xfrm>
                    <a:prstGeom prst="rect">
                      <a:avLst/>
                    </a:prstGeom>
                    <a:noFill/>
                    <a:ln>
                      <a:noFill/>
                    </a:ln>
                  </pic:spPr>
                </pic:pic>
              </a:graphicData>
            </a:graphic>
          </wp:inline>
        </w:drawing>
      </w:r>
    </w:p>
    <w:p w14:paraId="1234F51C" w14:textId="590D1B2F" w:rsidR="00EF44BB" w:rsidRDefault="00EF44BB" w:rsidP="00F1771F">
      <w:pPr>
        <w:rPr>
          <w:rStyle w:val="Strong"/>
        </w:rPr>
      </w:pPr>
      <w:r w:rsidRPr="00F1771F">
        <w:rPr>
          <w:rStyle w:val="Strong"/>
        </w:rPr>
        <w:t>Figure: GP scores versus our calculated score (line at x=y)</w:t>
      </w:r>
      <w:r w:rsidR="0095629A">
        <w:rPr>
          <w:rStyle w:val="Strong"/>
        </w:rPr>
        <w:t>.  N=20,716</w:t>
      </w:r>
    </w:p>
    <w:p w14:paraId="5F253C52" w14:textId="193F9D2A" w:rsidR="00343B26" w:rsidRDefault="00343B26" w:rsidP="00F1771F">
      <w:pPr>
        <w:rPr>
          <w:rStyle w:val="Strong"/>
        </w:rPr>
      </w:pPr>
    </w:p>
    <w:p w14:paraId="387D1C7D" w14:textId="4F4A1710" w:rsidR="00343B26" w:rsidRPr="00F1771F" w:rsidRDefault="00343B26" w:rsidP="00F1771F">
      <w:pPr>
        <w:pStyle w:val="Heading3"/>
        <w:rPr>
          <w:rStyle w:val="Strong"/>
          <w:bCs w:val="0"/>
        </w:rPr>
      </w:pPr>
      <w:r w:rsidRPr="0050064A">
        <w:rPr>
          <w:rStyle w:val="Strong"/>
          <w:b/>
          <w:bCs w:val="0"/>
        </w:rPr>
        <w:t>Mean and median differences</w:t>
      </w:r>
    </w:p>
    <w:p w14:paraId="6648EB86" w14:textId="29D1DF66" w:rsidR="00EF44BB" w:rsidRDefault="00EF44BB" w:rsidP="00F1771F">
      <w:pPr>
        <w:pStyle w:val="ListParagraph"/>
        <w:numPr>
          <w:ilvl w:val="0"/>
          <w:numId w:val="16"/>
        </w:numPr>
      </w:pPr>
      <w:r>
        <w:t>Mean difference (our score minus GP score): -0.</w:t>
      </w:r>
      <w:r w:rsidR="00532EE2">
        <w:t>280</w:t>
      </w:r>
      <w:r>
        <w:t xml:space="preserve"> percentage points (SD </w:t>
      </w:r>
      <w:r w:rsidR="0095629A">
        <w:t>2.6</w:t>
      </w:r>
      <w:r w:rsidR="00532EE2">
        <w:t>6</w:t>
      </w:r>
      <w:r>
        <w:t>)</w:t>
      </w:r>
    </w:p>
    <w:p w14:paraId="168067F9" w14:textId="6E482FCD" w:rsidR="00EF44BB" w:rsidRDefault="00EF44BB" w:rsidP="00F1771F">
      <w:pPr>
        <w:pStyle w:val="ListParagraph"/>
        <w:numPr>
          <w:ilvl w:val="0"/>
          <w:numId w:val="16"/>
        </w:numPr>
      </w:pPr>
      <w:r>
        <w:t>Median</w:t>
      </w:r>
      <w:r w:rsidR="00751222">
        <w:t xml:space="preserve"> difference</w:t>
      </w:r>
      <w:r>
        <w:t xml:space="preserve"> -0.</w:t>
      </w:r>
      <w:r w:rsidR="0095629A">
        <w:t>135</w:t>
      </w:r>
      <w:r>
        <w:t xml:space="preserve"> (IQR -1.</w:t>
      </w:r>
      <w:r w:rsidR="0095629A">
        <w:t>0</w:t>
      </w:r>
      <w:r w:rsidR="00532EE2">
        <w:t>56</w:t>
      </w:r>
      <w:r w:rsidR="0095629A">
        <w:t>, 0.</w:t>
      </w:r>
      <w:r w:rsidR="00532EE2">
        <w:t>467</w:t>
      </w:r>
      <w:r>
        <w:t>)</w:t>
      </w:r>
    </w:p>
    <w:p w14:paraId="48E143C4" w14:textId="77777777" w:rsidR="000702EB" w:rsidRDefault="000702EB" w:rsidP="00F1771F"/>
    <w:p w14:paraId="0AAE7037" w14:textId="0F68ED6F" w:rsidR="00C636BD" w:rsidRPr="00235357" w:rsidRDefault="00343B26" w:rsidP="00F1771F">
      <w:pPr>
        <w:pStyle w:val="Heading3"/>
      </w:pPr>
      <w:r>
        <w:t>Cross tabulation of</w:t>
      </w:r>
      <w:r w:rsidR="00751222">
        <w:t xml:space="preserve"> groups of QRISK2 score:</w:t>
      </w:r>
    </w:p>
    <w:tbl>
      <w:tblPr>
        <w:tblStyle w:val="TableGrid"/>
        <w:tblW w:w="0" w:type="auto"/>
        <w:tblLook w:val="04A0" w:firstRow="1" w:lastRow="0" w:firstColumn="1" w:lastColumn="0" w:noHBand="0" w:noVBand="1"/>
      </w:tblPr>
      <w:tblGrid>
        <w:gridCol w:w="1622"/>
        <w:gridCol w:w="1622"/>
        <w:gridCol w:w="1623"/>
        <w:gridCol w:w="1623"/>
        <w:gridCol w:w="1623"/>
        <w:gridCol w:w="1623"/>
      </w:tblGrid>
      <w:tr w:rsidR="00C636BD" w:rsidRPr="008E2B3E" w14:paraId="4EC187B3" w14:textId="77777777" w:rsidTr="00F1771F">
        <w:tc>
          <w:tcPr>
            <w:tcW w:w="1622" w:type="dxa"/>
          </w:tcPr>
          <w:p w14:paraId="0CF22BE1" w14:textId="77777777" w:rsidR="00C636BD" w:rsidRPr="008E2B3E" w:rsidRDefault="00C636BD" w:rsidP="00F1771F">
            <w:bookmarkStart w:id="33" w:name="_Toc22721622"/>
          </w:p>
        </w:tc>
        <w:tc>
          <w:tcPr>
            <w:tcW w:w="6491" w:type="dxa"/>
            <w:gridSpan w:val="4"/>
          </w:tcPr>
          <w:p w14:paraId="6A7F057E" w14:textId="20E5B40A" w:rsidR="00C636BD" w:rsidRPr="008E2B3E" w:rsidRDefault="00C636BD" w:rsidP="00F1771F">
            <w:pPr>
              <w:jc w:val="center"/>
            </w:pPr>
            <w:r>
              <w:t>GP score</w:t>
            </w:r>
          </w:p>
        </w:tc>
        <w:tc>
          <w:tcPr>
            <w:tcW w:w="1623" w:type="dxa"/>
          </w:tcPr>
          <w:p w14:paraId="2602A6B0" w14:textId="77777777" w:rsidR="00C636BD" w:rsidRPr="008E2B3E" w:rsidRDefault="00C636BD" w:rsidP="00F1771F"/>
        </w:tc>
      </w:tr>
      <w:tr w:rsidR="00C636BD" w:rsidRPr="008E2B3E" w14:paraId="7F62E09E" w14:textId="77777777" w:rsidTr="00C636BD">
        <w:tc>
          <w:tcPr>
            <w:tcW w:w="1622" w:type="dxa"/>
          </w:tcPr>
          <w:p w14:paraId="76239787" w14:textId="348AB672" w:rsidR="00C636BD" w:rsidRPr="008E2B3E" w:rsidRDefault="00C636BD" w:rsidP="00F1771F">
            <w:r>
              <w:t>Our score</w:t>
            </w:r>
          </w:p>
        </w:tc>
        <w:tc>
          <w:tcPr>
            <w:tcW w:w="1622" w:type="dxa"/>
          </w:tcPr>
          <w:p w14:paraId="4E790696" w14:textId="77777777" w:rsidR="00C636BD" w:rsidRPr="008E2B3E" w:rsidRDefault="00C636BD" w:rsidP="00F1771F">
            <w:r w:rsidRPr="008E2B3E">
              <w:t>0</w:t>
            </w:r>
          </w:p>
        </w:tc>
        <w:tc>
          <w:tcPr>
            <w:tcW w:w="1623" w:type="dxa"/>
          </w:tcPr>
          <w:p w14:paraId="13FE7BBE" w14:textId="77777777" w:rsidR="00C636BD" w:rsidRPr="008E2B3E" w:rsidRDefault="00C636BD" w:rsidP="00F1771F">
            <w:r w:rsidRPr="008E2B3E">
              <w:t>10</w:t>
            </w:r>
          </w:p>
        </w:tc>
        <w:tc>
          <w:tcPr>
            <w:tcW w:w="1623" w:type="dxa"/>
          </w:tcPr>
          <w:p w14:paraId="24DDD3EF" w14:textId="77777777" w:rsidR="00C636BD" w:rsidRPr="008E2B3E" w:rsidRDefault="00C636BD" w:rsidP="00F1771F">
            <w:r w:rsidRPr="008E2B3E">
              <w:t>20</w:t>
            </w:r>
          </w:p>
        </w:tc>
        <w:tc>
          <w:tcPr>
            <w:tcW w:w="1623" w:type="dxa"/>
          </w:tcPr>
          <w:p w14:paraId="6D183C3B" w14:textId="77777777" w:rsidR="00C636BD" w:rsidRPr="008E2B3E" w:rsidRDefault="00C636BD" w:rsidP="00F1771F">
            <w:r w:rsidRPr="008E2B3E">
              <w:t>30</w:t>
            </w:r>
          </w:p>
        </w:tc>
        <w:tc>
          <w:tcPr>
            <w:tcW w:w="1623" w:type="dxa"/>
          </w:tcPr>
          <w:p w14:paraId="55CB9D6A" w14:textId="77777777" w:rsidR="00C636BD" w:rsidRPr="008E2B3E" w:rsidRDefault="00C636BD" w:rsidP="00F1771F">
            <w:r w:rsidRPr="008E2B3E">
              <w:t>Total</w:t>
            </w:r>
          </w:p>
        </w:tc>
      </w:tr>
      <w:tr w:rsidR="00C636BD" w:rsidRPr="008E2B3E" w14:paraId="03F9B2D4" w14:textId="77777777" w:rsidTr="00C636BD">
        <w:tc>
          <w:tcPr>
            <w:tcW w:w="1622" w:type="dxa"/>
          </w:tcPr>
          <w:p w14:paraId="0F5009EF" w14:textId="77777777" w:rsidR="00C636BD" w:rsidRPr="008E2B3E" w:rsidRDefault="00C636BD" w:rsidP="00F1771F"/>
        </w:tc>
        <w:tc>
          <w:tcPr>
            <w:tcW w:w="1622" w:type="dxa"/>
          </w:tcPr>
          <w:p w14:paraId="0C99C51C" w14:textId="77777777" w:rsidR="00C636BD" w:rsidRPr="008E2B3E" w:rsidRDefault="00C636BD" w:rsidP="00F1771F"/>
        </w:tc>
        <w:tc>
          <w:tcPr>
            <w:tcW w:w="1623" w:type="dxa"/>
          </w:tcPr>
          <w:p w14:paraId="022B67E4" w14:textId="77777777" w:rsidR="00C636BD" w:rsidRPr="008E2B3E" w:rsidRDefault="00C636BD" w:rsidP="00F1771F"/>
        </w:tc>
        <w:tc>
          <w:tcPr>
            <w:tcW w:w="1623" w:type="dxa"/>
          </w:tcPr>
          <w:p w14:paraId="563D4974" w14:textId="77777777" w:rsidR="00C636BD" w:rsidRPr="008E2B3E" w:rsidRDefault="00C636BD" w:rsidP="00F1771F"/>
        </w:tc>
        <w:tc>
          <w:tcPr>
            <w:tcW w:w="1623" w:type="dxa"/>
          </w:tcPr>
          <w:p w14:paraId="0837C6C1" w14:textId="77777777" w:rsidR="00C636BD" w:rsidRPr="008E2B3E" w:rsidRDefault="00C636BD" w:rsidP="00F1771F"/>
        </w:tc>
        <w:tc>
          <w:tcPr>
            <w:tcW w:w="1623" w:type="dxa"/>
          </w:tcPr>
          <w:p w14:paraId="5ED09BE6" w14:textId="77777777" w:rsidR="00C636BD" w:rsidRPr="008E2B3E" w:rsidRDefault="00C636BD" w:rsidP="00F1771F"/>
        </w:tc>
      </w:tr>
      <w:tr w:rsidR="00C636BD" w:rsidRPr="008E2B3E" w14:paraId="3679ABC6" w14:textId="77777777" w:rsidTr="00C636BD">
        <w:tc>
          <w:tcPr>
            <w:tcW w:w="1622" w:type="dxa"/>
          </w:tcPr>
          <w:p w14:paraId="1D4E348D" w14:textId="77777777" w:rsidR="00C636BD" w:rsidRPr="008E2B3E" w:rsidRDefault="00C636BD" w:rsidP="00F1771F">
            <w:r w:rsidRPr="008E2B3E">
              <w:t>0</w:t>
            </w:r>
          </w:p>
        </w:tc>
        <w:tc>
          <w:tcPr>
            <w:tcW w:w="1622" w:type="dxa"/>
          </w:tcPr>
          <w:p w14:paraId="5C42CE47" w14:textId="14C597A3" w:rsidR="00C636BD" w:rsidRPr="008E2B3E" w:rsidRDefault="00C636BD" w:rsidP="0095629A">
            <w:r w:rsidRPr="008E2B3E">
              <w:t>11,</w:t>
            </w:r>
            <w:r w:rsidR="0095629A">
              <w:t>8</w:t>
            </w:r>
            <w:r w:rsidR="00532EE2">
              <w:t>66</w:t>
            </w:r>
          </w:p>
        </w:tc>
        <w:tc>
          <w:tcPr>
            <w:tcW w:w="1623" w:type="dxa"/>
          </w:tcPr>
          <w:p w14:paraId="09F05775" w14:textId="544D1819" w:rsidR="00C636BD" w:rsidRPr="008E2B3E" w:rsidRDefault="0095629A" w:rsidP="0095629A">
            <w:r>
              <w:t>83</w:t>
            </w:r>
            <w:r w:rsidR="00532EE2">
              <w:t>0</w:t>
            </w:r>
          </w:p>
        </w:tc>
        <w:tc>
          <w:tcPr>
            <w:tcW w:w="1623" w:type="dxa"/>
          </w:tcPr>
          <w:p w14:paraId="6457D8ED" w14:textId="759A97C3" w:rsidR="00C636BD" w:rsidRPr="008E2B3E" w:rsidRDefault="0095629A" w:rsidP="00F1771F">
            <w:r>
              <w:t>9</w:t>
            </w:r>
          </w:p>
        </w:tc>
        <w:tc>
          <w:tcPr>
            <w:tcW w:w="1623" w:type="dxa"/>
          </w:tcPr>
          <w:p w14:paraId="1929E97F" w14:textId="77777777" w:rsidR="00C636BD" w:rsidRPr="008E2B3E" w:rsidRDefault="00C636BD" w:rsidP="00F1771F">
            <w:r w:rsidRPr="008E2B3E">
              <w:t>1</w:t>
            </w:r>
          </w:p>
        </w:tc>
        <w:tc>
          <w:tcPr>
            <w:tcW w:w="1623" w:type="dxa"/>
          </w:tcPr>
          <w:p w14:paraId="77EF681A" w14:textId="3E7E17EA" w:rsidR="00C636BD" w:rsidRPr="008E2B3E" w:rsidRDefault="0095629A" w:rsidP="00F1771F">
            <w:r>
              <w:t>12,7</w:t>
            </w:r>
            <w:r w:rsidR="00532EE2">
              <w:t>06</w:t>
            </w:r>
          </w:p>
        </w:tc>
      </w:tr>
      <w:tr w:rsidR="00C636BD" w:rsidRPr="008E2B3E" w14:paraId="79B14231" w14:textId="77777777" w:rsidTr="00C636BD">
        <w:tc>
          <w:tcPr>
            <w:tcW w:w="1622" w:type="dxa"/>
          </w:tcPr>
          <w:p w14:paraId="74BFAE5B" w14:textId="77777777" w:rsidR="00C636BD" w:rsidRPr="008E2B3E" w:rsidRDefault="00C636BD" w:rsidP="00F1771F">
            <w:r w:rsidRPr="008E2B3E">
              <w:t>10</w:t>
            </w:r>
          </w:p>
        </w:tc>
        <w:tc>
          <w:tcPr>
            <w:tcW w:w="1622" w:type="dxa"/>
          </w:tcPr>
          <w:p w14:paraId="7890DAAE" w14:textId="6EFD9562" w:rsidR="00C636BD" w:rsidRPr="008E2B3E" w:rsidRDefault="0095629A" w:rsidP="00F1771F">
            <w:r>
              <w:t>3</w:t>
            </w:r>
            <w:r w:rsidR="00532EE2">
              <w:t>59</w:t>
            </w:r>
          </w:p>
        </w:tc>
        <w:tc>
          <w:tcPr>
            <w:tcW w:w="1623" w:type="dxa"/>
          </w:tcPr>
          <w:p w14:paraId="68224EB4" w14:textId="6DB0553E" w:rsidR="00C636BD" w:rsidRPr="008E2B3E" w:rsidRDefault="0095629A" w:rsidP="00F1771F">
            <w:r>
              <w:t>4,13</w:t>
            </w:r>
            <w:r w:rsidR="00532EE2">
              <w:t>6</w:t>
            </w:r>
          </w:p>
        </w:tc>
        <w:tc>
          <w:tcPr>
            <w:tcW w:w="1623" w:type="dxa"/>
          </w:tcPr>
          <w:p w14:paraId="07323539" w14:textId="555D84FF" w:rsidR="00C636BD" w:rsidRPr="008E2B3E" w:rsidRDefault="00C636BD" w:rsidP="0095629A">
            <w:r w:rsidRPr="008E2B3E">
              <w:t>5</w:t>
            </w:r>
            <w:r w:rsidR="00532EE2">
              <w:t>08</w:t>
            </w:r>
          </w:p>
        </w:tc>
        <w:tc>
          <w:tcPr>
            <w:tcW w:w="1623" w:type="dxa"/>
          </w:tcPr>
          <w:p w14:paraId="2C30796A" w14:textId="2E2740D8" w:rsidR="00C636BD" w:rsidRPr="008E2B3E" w:rsidRDefault="00C636BD" w:rsidP="00F1771F">
            <w:r w:rsidRPr="008E2B3E">
              <w:t>2</w:t>
            </w:r>
            <w:r w:rsidR="0095629A">
              <w:t>2</w:t>
            </w:r>
          </w:p>
        </w:tc>
        <w:tc>
          <w:tcPr>
            <w:tcW w:w="1623" w:type="dxa"/>
          </w:tcPr>
          <w:p w14:paraId="5AAEA9B4" w14:textId="1A258FD4" w:rsidR="00C636BD" w:rsidRPr="008E2B3E" w:rsidRDefault="0095629A" w:rsidP="00F1771F">
            <w:r>
              <w:t>5,0</w:t>
            </w:r>
            <w:r w:rsidR="00532EE2">
              <w:t>25</w:t>
            </w:r>
          </w:p>
        </w:tc>
      </w:tr>
      <w:tr w:rsidR="00C636BD" w:rsidRPr="008E2B3E" w14:paraId="4C2582D1" w14:textId="77777777" w:rsidTr="00C636BD">
        <w:tc>
          <w:tcPr>
            <w:tcW w:w="1622" w:type="dxa"/>
          </w:tcPr>
          <w:p w14:paraId="20454FE8" w14:textId="77777777" w:rsidR="00C636BD" w:rsidRPr="008E2B3E" w:rsidRDefault="00C636BD" w:rsidP="00F1771F">
            <w:r w:rsidRPr="008E2B3E">
              <w:t>20</w:t>
            </w:r>
          </w:p>
        </w:tc>
        <w:tc>
          <w:tcPr>
            <w:tcW w:w="1622" w:type="dxa"/>
          </w:tcPr>
          <w:p w14:paraId="1E1745BC" w14:textId="5F07E64F" w:rsidR="00C636BD" w:rsidRPr="008E2B3E" w:rsidRDefault="0095629A" w:rsidP="00F1771F">
            <w:r>
              <w:t>4</w:t>
            </w:r>
          </w:p>
        </w:tc>
        <w:tc>
          <w:tcPr>
            <w:tcW w:w="1623" w:type="dxa"/>
          </w:tcPr>
          <w:p w14:paraId="7DDAF796" w14:textId="7A435262" w:rsidR="00C636BD" w:rsidRPr="008E2B3E" w:rsidRDefault="0095629A" w:rsidP="00F1771F">
            <w:r>
              <w:t>30</w:t>
            </w:r>
            <w:r w:rsidR="00532EE2">
              <w:t>8</w:t>
            </w:r>
          </w:p>
        </w:tc>
        <w:tc>
          <w:tcPr>
            <w:tcW w:w="1623" w:type="dxa"/>
          </w:tcPr>
          <w:p w14:paraId="545941D5" w14:textId="1F599D92" w:rsidR="00C636BD" w:rsidRPr="008E2B3E" w:rsidRDefault="0095629A" w:rsidP="00F1771F">
            <w:r>
              <w:t>1,36</w:t>
            </w:r>
            <w:r w:rsidR="00532EE2">
              <w:t>9</w:t>
            </w:r>
          </w:p>
        </w:tc>
        <w:tc>
          <w:tcPr>
            <w:tcW w:w="1623" w:type="dxa"/>
          </w:tcPr>
          <w:p w14:paraId="7F3F6A75" w14:textId="0C113346" w:rsidR="00C636BD" w:rsidRPr="008E2B3E" w:rsidRDefault="0095629A" w:rsidP="00F1771F">
            <w:r>
              <w:t>16</w:t>
            </w:r>
            <w:r w:rsidR="00532EE2">
              <w:t>6</w:t>
            </w:r>
          </w:p>
        </w:tc>
        <w:tc>
          <w:tcPr>
            <w:tcW w:w="1623" w:type="dxa"/>
          </w:tcPr>
          <w:p w14:paraId="3EE401CA" w14:textId="07AEAC5F" w:rsidR="00C636BD" w:rsidRPr="008E2B3E" w:rsidRDefault="0095629A" w:rsidP="00F1771F">
            <w:r>
              <w:t>1,84</w:t>
            </w:r>
            <w:r w:rsidR="00532EE2">
              <w:t>7</w:t>
            </w:r>
            <w:r w:rsidR="00C636BD" w:rsidRPr="008E2B3E">
              <w:t xml:space="preserve"> </w:t>
            </w:r>
          </w:p>
        </w:tc>
      </w:tr>
      <w:tr w:rsidR="00C636BD" w:rsidRPr="008E2B3E" w14:paraId="353C6651" w14:textId="77777777" w:rsidTr="00C636BD">
        <w:tc>
          <w:tcPr>
            <w:tcW w:w="1622" w:type="dxa"/>
          </w:tcPr>
          <w:p w14:paraId="56185CFF" w14:textId="77777777" w:rsidR="00C636BD" w:rsidRPr="008E2B3E" w:rsidRDefault="00C636BD" w:rsidP="00F1771F">
            <w:r w:rsidRPr="008E2B3E">
              <w:t>30</w:t>
            </w:r>
          </w:p>
        </w:tc>
        <w:tc>
          <w:tcPr>
            <w:tcW w:w="1622" w:type="dxa"/>
          </w:tcPr>
          <w:p w14:paraId="7FB49101" w14:textId="47355283" w:rsidR="00C636BD" w:rsidRPr="008E2B3E" w:rsidRDefault="00532EE2" w:rsidP="00F1771F">
            <w:r>
              <w:t>2</w:t>
            </w:r>
          </w:p>
        </w:tc>
        <w:tc>
          <w:tcPr>
            <w:tcW w:w="1623" w:type="dxa"/>
          </w:tcPr>
          <w:p w14:paraId="4D2BC28E" w14:textId="15E4723B" w:rsidR="00C636BD" w:rsidRPr="008E2B3E" w:rsidRDefault="0095629A" w:rsidP="00F1771F">
            <w:r>
              <w:t>13</w:t>
            </w:r>
          </w:p>
        </w:tc>
        <w:tc>
          <w:tcPr>
            <w:tcW w:w="1623" w:type="dxa"/>
          </w:tcPr>
          <w:p w14:paraId="22D3B0B5" w14:textId="03ED4B9C" w:rsidR="00C636BD" w:rsidRPr="008E2B3E" w:rsidRDefault="0095629A" w:rsidP="00F1771F">
            <w:r>
              <w:t>23</w:t>
            </w:r>
            <w:r w:rsidR="00532EE2">
              <w:t>7</w:t>
            </w:r>
          </w:p>
        </w:tc>
        <w:tc>
          <w:tcPr>
            <w:tcW w:w="1623" w:type="dxa"/>
          </w:tcPr>
          <w:p w14:paraId="2E2ED18B" w14:textId="1E933D8E" w:rsidR="00C636BD" w:rsidRPr="008E2B3E" w:rsidRDefault="0095629A" w:rsidP="00F1771F">
            <w:r>
              <w:t>88</w:t>
            </w:r>
            <w:r w:rsidR="00532EE2">
              <w:t>6</w:t>
            </w:r>
          </w:p>
        </w:tc>
        <w:tc>
          <w:tcPr>
            <w:tcW w:w="1623" w:type="dxa"/>
          </w:tcPr>
          <w:p w14:paraId="55298767" w14:textId="443D7E97" w:rsidR="00C636BD" w:rsidRPr="008E2B3E" w:rsidRDefault="0095629A" w:rsidP="00F1771F">
            <w:r>
              <w:t>1,13</w:t>
            </w:r>
            <w:r w:rsidR="00532EE2">
              <w:t>8</w:t>
            </w:r>
            <w:r w:rsidR="00C636BD" w:rsidRPr="008E2B3E">
              <w:t xml:space="preserve"> </w:t>
            </w:r>
          </w:p>
        </w:tc>
      </w:tr>
      <w:tr w:rsidR="00C636BD" w:rsidRPr="008E2B3E" w14:paraId="32A81F29" w14:textId="77777777" w:rsidTr="00C636BD">
        <w:tc>
          <w:tcPr>
            <w:tcW w:w="1622" w:type="dxa"/>
          </w:tcPr>
          <w:p w14:paraId="692DFA7B" w14:textId="77777777" w:rsidR="00C636BD" w:rsidRPr="008E2B3E" w:rsidRDefault="00C636BD" w:rsidP="00F1771F"/>
        </w:tc>
        <w:tc>
          <w:tcPr>
            <w:tcW w:w="1622" w:type="dxa"/>
          </w:tcPr>
          <w:p w14:paraId="23EF1E59" w14:textId="77777777" w:rsidR="00C636BD" w:rsidRPr="008E2B3E" w:rsidRDefault="00C636BD" w:rsidP="00F1771F"/>
        </w:tc>
        <w:tc>
          <w:tcPr>
            <w:tcW w:w="1623" w:type="dxa"/>
          </w:tcPr>
          <w:p w14:paraId="276BF1C2" w14:textId="77777777" w:rsidR="00C636BD" w:rsidRPr="008E2B3E" w:rsidRDefault="00C636BD" w:rsidP="00F1771F"/>
        </w:tc>
        <w:tc>
          <w:tcPr>
            <w:tcW w:w="1623" w:type="dxa"/>
          </w:tcPr>
          <w:p w14:paraId="73266681" w14:textId="77777777" w:rsidR="00C636BD" w:rsidRPr="008E2B3E" w:rsidRDefault="00C636BD" w:rsidP="00F1771F"/>
        </w:tc>
        <w:tc>
          <w:tcPr>
            <w:tcW w:w="1623" w:type="dxa"/>
          </w:tcPr>
          <w:p w14:paraId="23376A8F" w14:textId="77777777" w:rsidR="00C636BD" w:rsidRPr="008E2B3E" w:rsidRDefault="00C636BD" w:rsidP="00F1771F"/>
        </w:tc>
        <w:tc>
          <w:tcPr>
            <w:tcW w:w="1623" w:type="dxa"/>
          </w:tcPr>
          <w:p w14:paraId="1FFFC7FE" w14:textId="77777777" w:rsidR="00C636BD" w:rsidRPr="008E2B3E" w:rsidRDefault="00C636BD" w:rsidP="00F1771F"/>
        </w:tc>
      </w:tr>
      <w:tr w:rsidR="00C636BD" w:rsidRPr="008E2B3E" w14:paraId="34B27130" w14:textId="77777777" w:rsidTr="00C636BD">
        <w:tc>
          <w:tcPr>
            <w:tcW w:w="1622" w:type="dxa"/>
          </w:tcPr>
          <w:p w14:paraId="76C03119" w14:textId="77777777" w:rsidR="00C636BD" w:rsidRPr="008E2B3E" w:rsidRDefault="00C636BD" w:rsidP="00F1771F">
            <w:r w:rsidRPr="008E2B3E">
              <w:t>Total</w:t>
            </w:r>
          </w:p>
        </w:tc>
        <w:tc>
          <w:tcPr>
            <w:tcW w:w="1622" w:type="dxa"/>
          </w:tcPr>
          <w:p w14:paraId="462877AE" w14:textId="77777777" w:rsidR="00C636BD" w:rsidRPr="008E2B3E" w:rsidRDefault="00C636BD" w:rsidP="00F1771F">
            <w:r w:rsidRPr="008E2B3E">
              <w:t>12,231</w:t>
            </w:r>
          </w:p>
        </w:tc>
        <w:tc>
          <w:tcPr>
            <w:tcW w:w="1623" w:type="dxa"/>
          </w:tcPr>
          <w:p w14:paraId="198421C2" w14:textId="77777777" w:rsidR="00C636BD" w:rsidRPr="008E2B3E" w:rsidRDefault="00C636BD" w:rsidP="00F1771F">
            <w:r w:rsidRPr="008E2B3E">
              <w:t>5,287</w:t>
            </w:r>
          </w:p>
        </w:tc>
        <w:tc>
          <w:tcPr>
            <w:tcW w:w="1623" w:type="dxa"/>
          </w:tcPr>
          <w:p w14:paraId="7D0FD741" w14:textId="77777777" w:rsidR="00C636BD" w:rsidRPr="008E2B3E" w:rsidRDefault="00C636BD" w:rsidP="00F1771F">
            <w:r w:rsidRPr="008E2B3E">
              <w:t>2,123</w:t>
            </w:r>
          </w:p>
        </w:tc>
        <w:tc>
          <w:tcPr>
            <w:tcW w:w="1623" w:type="dxa"/>
          </w:tcPr>
          <w:p w14:paraId="63C1D943" w14:textId="77777777" w:rsidR="00C636BD" w:rsidRPr="008E2B3E" w:rsidRDefault="00C636BD" w:rsidP="00F1771F">
            <w:r w:rsidRPr="008E2B3E">
              <w:t>1,075</w:t>
            </w:r>
          </w:p>
        </w:tc>
        <w:tc>
          <w:tcPr>
            <w:tcW w:w="1623" w:type="dxa"/>
          </w:tcPr>
          <w:p w14:paraId="1EB8DAE6" w14:textId="77777777" w:rsidR="00C636BD" w:rsidRPr="008E2B3E" w:rsidRDefault="00C636BD" w:rsidP="00F1771F">
            <w:r w:rsidRPr="008E2B3E">
              <w:t>20,716</w:t>
            </w:r>
          </w:p>
        </w:tc>
      </w:tr>
    </w:tbl>
    <w:p w14:paraId="7395E9D0" w14:textId="1871399B" w:rsidR="00307525" w:rsidRDefault="00307525"/>
    <w:p w14:paraId="4ABBABDA" w14:textId="77B6E4ED" w:rsidR="00DD6253" w:rsidRDefault="00DD6253"/>
    <w:p w14:paraId="3E793FF3" w14:textId="25637215" w:rsidR="00DD6253" w:rsidRDefault="00DD6253"/>
    <w:p w14:paraId="731C63C5" w14:textId="4794BBA6" w:rsidR="00DD6253" w:rsidRDefault="00DD6253"/>
    <w:p w14:paraId="3FCAD6B7" w14:textId="77777777" w:rsidR="00DD6253" w:rsidRDefault="00DD6253">
      <w:pPr>
        <w:sectPr w:rsidR="00DD6253" w:rsidSect="00B226F2">
          <w:pgSz w:w="11906" w:h="16838"/>
          <w:pgMar w:top="1440" w:right="1080" w:bottom="1440" w:left="1080" w:header="708" w:footer="708" w:gutter="0"/>
          <w:cols w:space="708"/>
          <w:docGrid w:linePitch="360"/>
        </w:sectPr>
      </w:pPr>
    </w:p>
    <w:p w14:paraId="74C8B13B" w14:textId="77777777" w:rsidR="00DD6253" w:rsidRDefault="00DD6253" w:rsidP="00F1771F">
      <w:pPr>
        <w:pStyle w:val="Heading3"/>
      </w:pPr>
      <w:r>
        <w:lastRenderedPageBreak/>
        <w:t>Difference by demographics and risk factors</w:t>
      </w:r>
    </w:p>
    <w:p w14:paraId="0561B665" w14:textId="74D59938" w:rsidR="00A46FA4" w:rsidRDefault="008F53E7">
      <w:r>
        <w:rPr>
          <w:noProof/>
          <w:lang w:eastAsia="en-GB"/>
        </w:rPr>
        <w:drawing>
          <wp:inline distT="0" distB="0" distL="0" distR="0" wp14:anchorId="41640037" wp14:editId="34691606">
            <wp:extent cx="3239998" cy="2520000"/>
            <wp:effectExtent l="0" t="0" r="17780" b="13970"/>
            <wp:docPr id="1" name="Chart 1">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lang w:eastAsia="en-GB"/>
        </w:rPr>
        <w:drawing>
          <wp:inline distT="0" distB="0" distL="0" distR="0" wp14:anchorId="3E7EA811" wp14:editId="1C025D62">
            <wp:extent cx="3239998" cy="2520000"/>
            <wp:effectExtent l="0" t="0" r="17780" b="13970"/>
            <wp:docPr id="2" name="Chart 2">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noProof/>
          <w:lang w:eastAsia="en-GB"/>
        </w:rPr>
        <w:drawing>
          <wp:inline distT="0" distB="0" distL="0" distR="0" wp14:anchorId="21C53DD6" wp14:editId="26E20E4A">
            <wp:extent cx="3168562" cy="2520000"/>
            <wp:effectExtent l="0" t="0" r="13335" b="13970"/>
            <wp:docPr id="11" name="Chart 1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lang w:eastAsia="en-GB"/>
        </w:rPr>
        <w:drawing>
          <wp:inline distT="0" distB="0" distL="0" distR="0" wp14:anchorId="494AF4AA" wp14:editId="5B98F80C">
            <wp:extent cx="3240000" cy="2520000"/>
            <wp:effectExtent l="0" t="0" r="17780" b="13970"/>
            <wp:docPr id="4" name="Chart 4">
              <a:extLst xmlns:a="http://schemas.openxmlformats.org/drawingml/2006/main">
                <a:ext uri="{FF2B5EF4-FFF2-40B4-BE49-F238E27FC236}">
                  <a16:creationId xmlns:a16="http://schemas.microsoft.com/office/drawing/2014/main" id="{00000000-0008-0000-00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lang w:eastAsia="en-GB"/>
        </w:rPr>
        <w:drawing>
          <wp:inline distT="0" distB="0" distL="0" distR="0" wp14:anchorId="1670B97B" wp14:editId="7D886458">
            <wp:extent cx="3240000" cy="2520000"/>
            <wp:effectExtent l="0" t="0" r="17780" b="13970"/>
            <wp:docPr id="5" name="Chart 5">
              <a:extLst xmlns:a="http://schemas.openxmlformats.org/drawingml/2006/main">
                <a:ext uri="{FF2B5EF4-FFF2-40B4-BE49-F238E27FC236}">
                  <a16:creationId xmlns:a16="http://schemas.microsoft.com/office/drawing/2014/main" id="{00000000-0008-0000-00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eastAsia="en-GB"/>
        </w:rPr>
        <w:drawing>
          <wp:inline distT="0" distB="0" distL="0" distR="0" wp14:anchorId="747E7ACD" wp14:editId="333A0DF9">
            <wp:extent cx="3240000" cy="2520000"/>
            <wp:effectExtent l="0" t="0" r="17780" b="13970"/>
            <wp:docPr id="6" name="Chart 6">
              <a:extLst xmlns:a="http://schemas.openxmlformats.org/drawingml/2006/main">
                <a:ext uri="{FF2B5EF4-FFF2-40B4-BE49-F238E27FC236}">
                  <a16:creationId xmlns:a16="http://schemas.microsoft.com/office/drawing/2014/main" id="{00000000-0008-0000-00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lang w:eastAsia="en-GB"/>
        </w:rPr>
        <w:lastRenderedPageBreak/>
        <w:drawing>
          <wp:inline distT="0" distB="0" distL="0" distR="0" wp14:anchorId="5536DAE7" wp14:editId="3478BAC4">
            <wp:extent cx="3240000" cy="2520000"/>
            <wp:effectExtent l="0" t="0" r="17780" b="13970"/>
            <wp:docPr id="7" name="Chart 7">
              <a:extLst xmlns:a="http://schemas.openxmlformats.org/drawingml/2006/main">
                <a:ext uri="{FF2B5EF4-FFF2-40B4-BE49-F238E27FC236}">
                  <a16:creationId xmlns:a16="http://schemas.microsoft.com/office/drawing/2014/main" id="{00000000-0008-0000-00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lang w:eastAsia="en-GB"/>
        </w:rPr>
        <w:drawing>
          <wp:inline distT="0" distB="0" distL="0" distR="0" wp14:anchorId="16A1CBCB" wp14:editId="5813F560">
            <wp:extent cx="3240000" cy="2520000"/>
            <wp:effectExtent l="0" t="0" r="17780" b="13970"/>
            <wp:docPr id="8" name="Chart 8">
              <a:extLst xmlns:a="http://schemas.openxmlformats.org/drawingml/2006/main">
                <a:ext uri="{FF2B5EF4-FFF2-40B4-BE49-F238E27FC236}">
                  <a16:creationId xmlns:a16="http://schemas.microsoft.com/office/drawing/2014/main" id="{00000000-0008-0000-00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lang w:eastAsia="en-GB"/>
        </w:rPr>
        <w:drawing>
          <wp:inline distT="0" distB="0" distL="0" distR="0" wp14:anchorId="10B93A6C" wp14:editId="2D02ECD8">
            <wp:extent cx="3240001" cy="2520000"/>
            <wp:effectExtent l="0" t="0" r="17780" b="13970"/>
            <wp:docPr id="9" name="Chart 9">
              <a:extLst xmlns:a="http://schemas.openxmlformats.org/drawingml/2006/main">
                <a:ext uri="{FF2B5EF4-FFF2-40B4-BE49-F238E27FC236}">
                  <a16:creationId xmlns:a16="http://schemas.microsoft.com/office/drawing/2014/main" id="{00000000-0008-0000-00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10BDF36" w14:textId="59AC3156" w:rsidR="00A46FA4" w:rsidRDefault="00A46FA4"/>
    <w:p w14:paraId="33131FF0" w14:textId="7E04F152" w:rsidR="008577AC" w:rsidRDefault="00A46FA4">
      <w:r>
        <w:t xml:space="preserve"> </w:t>
      </w:r>
    </w:p>
    <w:p w14:paraId="13C48631" w14:textId="77777777" w:rsidR="008577AC" w:rsidRDefault="008577AC"/>
    <w:p w14:paraId="256F4A0D" w14:textId="371F565E" w:rsidR="008577AC" w:rsidRDefault="008577AC"/>
    <w:p w14:paraId="642FB1EB" w14:textId="77777777" w:rsidR="008577AC" w:rsidRDefault="008577AC"/>
    <w:p w14:paraId="31FD78F4" w14:textId="77777777" w:rsidR="00C636BD" w:rsidRDefault="00C636BD">
      <w:pPr>
        <w:rPr>
          <w:rFonts w:asciiTheme="majorHAnsi" w:eastAsiaTheme="majorEastAsia" w:hAnsiTheme="majorHAnsi" w:cstheme="majorBidi"/>
          <w:sz w:val="26"/>
          <w:szCs w:val="26"/>
        </w:rPr>
      </w:pPr>
      <w:r>
        <w:br w:type="page"/>
      </w:r>
    </w:p>
    <w:p w14:paraId="6300B600" w14:textId="038C21E8" w:rsidR="00440C88" w:rsidRDefault="00440C88" w:rsidP="00F1771F">
      <w:pPr>
        <w:pStyle w:val="Heading2"/>
      </w:pPr>
      <w:r>
        <w:lastRenderedPageBreak/>
        <w:t>Time updating</w:t>
      </w:r>
      <w:bookmarkEnd w:id="33"/>
    </w:p>
    <w:p w14:paraId="681E86AA" w14:textId="77777777" w:rsidR="00343B26" w:rsidRPr="00724D25" w:rsidRDefault="00343B26" w:rsidP="00343B26">
      <w:pPr>
        <w:pStyle w:val="Heading3"/>
      </w:pPr>
      <w:r>
        <w:t>Scatter plot comparing scores</w:t>
      </w:r>
    </w:p>
    <w:p w14:paraId="52C8C810" w14:textId="260806DA" w:rsidR="00440C88" w:rsidRDefault="004A19C3">
      <w:r w:rsidRPr="004A19C3">
        <w:rPr>
          <w:noProof/>
          <w:lang w:eastAsia="en-GB"/>
        </w:rPr>
        <w:drawing>
          <wp:inline distT="0" distB="0" distL="0" distR="0" wp14:anchorId="0A877DA9" wp14:editId="4E508187">
            <wp:extent cx="3200400" cy="234219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2342192"/>
                    </a:xfrm>
                    <a:prstGeom prst="rect">
                      <a:avLst/>
                    </a:prstGeom>
                    <a:noFill/>
                    <a:ln>
                      <a:noFill/>
                    </a:ln>
                  </pic:spPr>
                </pic:pic>
              </a:graphicData>
            </a:graphic>
          </wp:inline>
        </w:drawing>
      </w:r>
    </w:p>
    <w:p w14:paraId="5ADC2AFC" w14:textId="1F3DAC1A" w:rsidR="00795988" w:rsidRPr="00724D25" w:rsidRDefault="00795988" w:rsidP="00795988">
      <w:pPr>
        <w:rPr>
          <w:rStyle w:val="Strong"/>
        </w:rPr>
      </w:pPr>
      <w:r w:rsidRPr="00724D25">
        <w:rPr>
          <w:rStyle w:val="Strong"/>
        </w:rPr>
        <w:t>Figure: GP scores versus our calculated score</w:t>
      </w:r>
      <w:r>
        <w:rPr>
          <w:rStyle w:val="Strong"/>
        </w:rPr>
        <w:t>, using the closest update to the GP calculated score</w:t>
      </w:r>
      <w:r w:rsidR="004A19C3">
        <w:rPr>
          <w:rStyle w:val="Strong"/>
        </w:rPr>
        <w:t xml:space="preserve"> (line at x=y).  N=20,716</w:t>
      </w:r>
    </w:p>
    <w:p w14:paraId="31CF5AD6" w14:textId="094A0E1B" w:rsidR="00440C88" w:rsidRDefault="00440C88"/>
    <w:p w14:paraId="790BC8B1" w14:textId="44CBD62F" w:rsidR="00343B26" w:rsidRDefault="00343B26" w:rsidP="00F1771F">
      <w:pPr>
        <w:pStyle w:val="Heading3"/>
      </w:pPr>
      <w:r w:rsidRPr="00724D25">
        <w:rPr>
          <w:rStyle w:val="Strong"/>
          <w:b/>
          <w:bCs w:val="0"/>
        </w:rPr>
        <w:t>Mean and median differences</w:t>
      </w:r>
    </w:p>
    <w:p w14:paraId="158F5076" w14:textId="3C2B9CE1" w:rsidR="00795988" w:rsidRDefault="00795988" w:rsidP="00795988">
      <w:pPr>
        <w:pStyle w:val="ListParagraph"/>
        <w:numPr>
          <w:ilvl w:val="0"/>
          <w:numId w:val="16"/>
        </w:numPr>
      </w:pPr>
      <w:r>
        <w:t>Mean difference (our score minus GP score): -0.</w:t>
      </w:r>
      <w:r w:rsidR="004A19C3">
        <w:t>401</w:t>
      </w:r>
      <w:r>
        <w:t xml:space="preserve"> percentage points (SD </w:t>
      </w:r>
      <w:r w:rsidR="004A19C3">
        <w:t>2.827</w:t>
      </w:r>
      <w:r>
        <w:t>)</w:t>
      </w:r>
    </w:p>
    <w:p w14:paraId="3F6D43AF" w14:textId="306D1B9E" w:rsidR="00440C88" w:rsidRDefault="00795988" w:rsidP="00F1771F">
      <w:pPr>
        <w:pStyle w:val="ListParagraph"/>
        <w:numPr>
          <w:ilvl w:val="0"/>
          <w:numId w:val="16"/>
        </w:numPr>
      </w:pPr>
      <w:r>
        <w:t>Median difference -0.</w:t>
      </w:r>
      <w:r w:rsidR="004A19C3">
        <w:t>169</w:t>
      </w:r>
      <w:r>
        <w:t xml:space="preserve"> (IQR -1.</w:t>
      </w:r>
      <w:r w:rsidR="004A19C3">
        <w:t>147</w:t>
      </w:r>
      <w:r>
        <w:t>, 0.</w:t>
      </w:r>
      <w:r w:rsidR="004A19C3">
        <w:t>427</w:t>
      </w:r>
      <w:r>
        <w:t>)</w:t>
      </w:r>
    </w:p>
    <w:p w14:paraId="1BD9666C" w14:textId="77777777" w:rsidR="00956CD9" w:rsidRDefault="00956CD9"/>
    <w:p w14:paraId="63AE59F2" w14:textId="77777777" w:rsidR="00343B26" w:rsidRDefault="00343B26" w:rsidP="00343B26">
      <w:pPr>
        <w:pStyle w:val="Heading3"/>
      </w:pPr>
      <w:r>
        <w:t>Cross tabulation of groups of QRISK2 score:</w:t>
      </w: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4A19C3" w:rsidRPr="004A19C3" w14:paraId="537A73EC" w14:textId="77777777" w:rsidTr="00532EE2">
        <w:tc>
          <w:tcPr>
            <w:tcW w:w="1742" w:type="dxa"/>
          </w:tcPr>
          <w:p w14:paraId="2B46DAB5" w14:textId="77777777" w:rsidR="004A19C3" w:rsidRDefault="004A19C3" w:rsidP="00532EE2"/>
        </w:tc>
        <w:tc>
          <w:tcPr>
            <w:tcW w:w="6971" w:type="dxa"/>
            <w:gridSpan w:val="4"/>
          </w:tcPr>
          <w:p w14:paraId="204BAF78" w14:textId="09429815" w:rsidR="004A19C3" w:rsidRPr="004A19C3" w:rsidRDefault="004A19C3" w:rsidP="004A19C3">
            <w:pPr>
              <w:jc w:val="center"/>
            </w:pPr>
            <w:r>
              <w:t>GP score</w:t>
            </w:r>
          </w:p>
        </w:tc>
        <w:tc>
          <w:tcPr>
            <w:tcW w:w="1743" w:type="dxa"/>
          </w:tcPr>
          <w:p w14:paraId="12975A93" w14:textId="77777777" w:rsidR="004A19C3" w:rsidRPr="004A19C3" w:rsidRDefault="004A19C3" w:rsidP="00532EE2"/>
        </w:tc>
      </w:tr>
      <w:tr w:rsidR="004A19C3" w:rsidRPr="004A19C3" w14:paraId="45E90B57" w14:textId="77777777" w:rsidTr="004A19C3">
        <w:tc>
          <w:tcPr>
            <w:tcW w:w="1742" w:type="dxa"/>
          </w:tcPr>
          <w:p w14:paraId="5B1DD75D" w14:textId="478358B5" w:rsidR="004A19C3" w:rsidRPr="004A19C3" w:rsidRDefault="004A19C3" w:rsidP="004A19C3">
            <w:r>
              <w:t>Our score</w:t>
            </w:r>
          </w:p>
        </w:tc>
        <w:tc>
          <w:tcPr>
            <w:tcW w:w="1742" w:type="dxa"/>
          </w:tcPr>
          <w:p w14:paraId="22DBEE11" w14:textId="74BF9141" w:rsidR="004A19C3" w:rsidRPr="004A19C3" w:rsidRDefault="004A19C3" w:rsidP="004A19C3">
            <w:r>
              <w:t>&lt;10%</w:t>
            </w:r>
          </w:p>
        </w:tc>
        <w:tc>
          <w:tcPr>
            <w:tcW w:w="1743" w:type="dxa"/>
          </w:tcPr>
          <w:p w14:paraId="6A48CF80" w14:textId="18A534AD" w:rsidR="004A19C3" w:rsidRPr="004A19C3" w:rsidRDefault="004A19C3" w:rsidP="004A19C3">
            <w:r w:rsidRPr="00C36557">
              <w:t>10</w:t>
            </w:r>
            <w:r>
              <w:t>-19.9%</w:t>
            </w:r>
          </w:p>
        </w:tc>
        <w:tc>
          <w:tcPr>
            <w:tcW w:w="1743" w:type="dxa"/>
          </w:tcPr>
          <w:p w14:paraId="064D4CBA" w14:textId="549E8BEC" w:rsidR="004A19C3" w:rsidRPr="004A19C3" w:rsidRDefault="004A19C3" w:rsidP="004A19C3">
            <w:r w:rsidRPr="00C36557">
              <w:t>20</w:t>
            </w:r>
            <w:r>
              <w:t>-29.9%</w:t>
            </w:r>
          </w:p>
        </w:tc>
        <w:tc>
          <w:tcPr>
            <w:tcW w:w="1743" w:type="dxa"/>
          </w:tcPr>
          <w:p w14:paraId="5E852C46" w14:textId="56F92AEB" w:rsidR="004A19C3" w:rsidRPr="004A19C3" w:rsidRDefault="004A19C3" w:rsidP="004A19C3">
            <w:r w:rsidRPr="00C36557">
              <w:t>30</w:t>
            </w:r>
            <w:r>
              <w:t>%+</w:t>
            </w:r>
          </w:p>
        </w:tc>
        <w:tc>
          <w:tcPr>
            <w:tcW w:w="1743" w:type="dxa"/>
          </w:tcPr>
          <w:p w14:paraId="360055D1" w14:textId="77777777" w:rsidR="004A19C3" w:rsidRPr="004A19C3" w:rsidRDefault="004A19C3" w:rsidP="004A19C3">
            <w:r w:rsidRPr="004A19C3">
              <w:t>Total</w:t>
            </w:r>
          </w:p>
        </w:tc>
      </w:tr>
      <w:tr w:rsidR="004A19C3" w:rsidRPr="004A19C3" w14:paraId="38213026" w14:textId="77777777" w:rsidTr="004A19C3">
        <w:tc>
          <w:tcPr>
            <w:tcW w:w="1742" w:type="dxa"/>
          </w:tcPr>
          <w:p w14:paraId="1864EF56" w14:textId="77777777" w:rsidR="004A19C3" w:rsidRPr="004A19C3" w:rsidRDefault="004A19C3" w:rsidP="00532EE2"/>
        </w:tc>
        <w:tc>
          <w:tcPr>
            <w:tcW w:w="1742" w:type="dxa"/>
          </w:tcPr>
          <w:p w14:paraId="733E6AD7" w14:textId="77777777" w:rsidR="004A19C3" w:rsidRPr="004A19C3" w:rsidRDefault="004A19C3" w:rsidP="00532EE2"/>
        </w:tc>
        <w:tc>
          <w:tcPr>
            <w:tcW w:w="1743" w:type="dxa"/>
          </w:tcPr>
          <w:p w14:paraId="3C95A794" w14:textId="77777777" w:rsidR="004A19C3" w:rsidRPr="004A19C3" w:rsidRDefault="004A19C3" w:rsidP="00532EE2"/>
        </w:tc>
        <w:tc>
          <w:tcPr>
            <w:tcW w:w="1743" w:type="dxa"/>
          </w:tcPr>
          <w:p w14:paraId="544A9AC7" w14:textId="77777777" w:rsidR="004A19C3" w:rsidRPr="004A19C3" w:rsidRDefault="004A19C3" w:rsidP="00532EE2"/>
        </w:tc>
        <w:tc>
          <w:tcPr>
            <w:tcW w:w="1743" w:type="dxa"/>
          </w:tcPr>
          <w:p w14:paraId="4D209F1B" w14:textId="77777777" w:rsidR="004A19C3" w:rsidRPr="004A19C3" w:rsidRDefault="004A19C3" w:rsidP="00532EE2"/>
        </w:tc>
        <w:tc>
          <w:tcPr>
            <w:tcW w:w="1743" w:type="dxa"/>
          </w:tcPr>
          <w:p w14:paraId="7784AE57" w14:textId="77777777" w:rsidR="004A19C3" w:rsidRPr="004A19C3" w:rsidRDefault="004A19C3" w:rsidP="00532EE2"/>
        </w:tc>
      </w:tr>
      <w:tr w:rsidR="004A19C3" w:rsidRPr="004A19C3" w14:paraId="017A4C82" w14:textId="77777777" w:rsidTr="004A19C3">
        <w:tc>
          <w:tcPr>
            <w:tcW w:w="1742" w:type="dxa"/>
          </w:tcPr>
          <w:p w14:paraId="6C40F50C" w14:textId="77777777" w:rsidR="004A19C3" w:rsidRPr="004A19C3" w:rsidRDefault="004A19C3" w:rsidP="00532EE2">
            <w:r w:rsidRPr="004A19C3">
              <w:t>0</w:t>
            </w:r>
          </w:p>
        </w:tc>
        <w:tc>
          <w:tcPr>
            <w:tcW w:w="1742" w:type="dxa"/>
          </w:tcPr>
          <w:p w14:paraId="1305C5FF" w14:textId="77777777" w:rsidR="004A19C3" w:rsidRPr="004A19C3" w:rsidRDefault="004A19C3" w:rsidP="00532EE2">
            <w:r w:rsidRPr="004A19C3">
              <w:t>11,883</w:t>
            </w:r>
          </w:p>
        </w:tc>
        <w:tc>
          <w:tcPr>
            <w:tcW w:w="1743" w:type="dxa"/>
          </w:tcPr>
          <w:p w14:paraId="5F898C32" w14:textId="77777777" w:rsidR="004A19C3" w:rsidRPr="004A19C3" w:rsidRDefault="004A19C3" w:rsidP="00532EE2">
            <w:r w:rsidRPr="004A19C3">
              <w:t>895</w:t>
            </w:r>
          </w:p>
        </w:tc>
        <w:tc>
          <w:tcPr>
            <w:tcW w:w="1743" w:type="dxa"/>
          </w:tcPr>
          <w:p w14:paraId="3AD43BB9" w14:textId="77777777" w:rsidR="004A19C3" w:rsidRPr="004A19C3" w:rsidRDefault="004A19C3" w:rsidP="00532EE2">
            <w:r w:rsidRPr="004A19C3">
              <w:t>21</w:t>
            </w:r>
          </w:p>
        </w:tc>
        <w:tc>
          <w:tcPr>
            <w:tcW w:w="1743" w:type="dxa"/>
          </w:tcPr>
          <w:p w14:paraId="7B03EEB6" w14:textId="77777777" w:rsidR="004A19C3" w:rsidRPr="004A19C3" w:rsidRDefault="004A19C3" w:rsidP="00532EE2">
            <w:r w:rsidRPr="004A19C3">
              <w:t>3</w:t>
            </w:r>
          </w:p>
        </w:tc>
        <w:tc>
          <w:tcPr>
            <w:tcW w:w="1743" w:type="dxa"/>
          </w:tcPr>
          <w:p w14:paraId="60E9B965" w14:textId="77777777" w:rsidR="004A19C3" w:rsidRPr="004A19C3" w:rsidRDefault="004A19C3" w:rsidP="00532EE2">
            <w:r w:rsidRPr="004A19C3">
              <w:t xml:space="preserve">12,802 </w:t>
            </w:r>
          </w:p>
        </w:tc>
      </w:tr>
      <w:tr w:rsidR="004A19C3" w:rsidRPr="004A19C3" w14:paraId="3E6B1956" w14:textId="77777777" w:rsidTr="004A19C3">
        <w:tc>
          <w:tcPr>
            <w:tcW w:w="1742" w:type="dxa"/>
          </w:tcPr>
          <w:p w14:paraId="4BD5D185" w14:textId="77777777" w:rsidR="004A19C3" w:rsidRPr="004A19C3" w:rsidRDefault="004A19C3" w:rsidP="00532EE2">
            <w:r w:rsidRPr="004A19C3">
              <w:t>10</w:t>
            </w:r>
          </w:p>
        </w:tc>
        <w:tc>
          <w:tcPr>
            <w:tcW w:w="1742" w:type="dxa"/>
          </w:tcPr>
          <w:p w14:paraId="64D3C14B" w14:textId="77777777" w:rsidR="004A19C3" w:rsidRPr="004A19C3" w:rsidRDefault="004A19C3" w:rsidP="00532EE2">
            <w:r w:rsidRPr="004A19C3">
              <w:t>342</w:t>
            </w:r>
          </w:p>
        </w:tc>
        <w:tc>
          <w:tcPr>
            <w:tcW w:w="1743" w:type="dxa"/>
          </w:tcPr>
          <w:p w14:paraId="2AAB47B8" w14:textId="77777777" w:rsidR="004A19C3" w:rsidRPr="004A19C3" w:rsidRDefault="004A19C3" w:rsidP="00532EE2">
            <w:r w:rsidRPr="004A19C3">
              <w:t>4,078</w:t>
            </w:r>
          </w:p>
        </w:tc>
        <w:tc>
          <w:tcPr>
            <w:tcW w:w="1743" w:type="dxa"/>
          </w:tcPr>
          <w:p w14:paraId="07EB1FC9" w14:textId="77777777" w:rsidR="004A19C3" w:rsidRPr="004A19C3" w:rsidRDefault="004A19C3" w:rsidP="00532EE2">
            <w:r w:rsidRPr="004A19C3">
              <w:t>532</w:t>
            </w:r>
          </w:p>
        </w:tc>
        <w:tc>
          <w:tcPr>
            <w:tcW w:w="1743" w:type="dxa"/>
          </w:tcPr>
          <w:p w14:paraId="622F0F80" w14:textId="77777777" w:rsidR="004A19C3" w:rsidRPr="004A19C3" w:rsidRDefault="004A19C3" w:rsidP="00532EE2">
            <w:r w:rsidRPr="004A19C3">
              <w:t>33</w:t>
            </w:r>
          </w:p>
        </w:tc>
        <w:tc>
          <w:tcPr>
            <w:tcW w:w="1743" w:type="dxa"/>
          </w:tcPr>
          <w:p w14:paraId="42728528" w14:textId="77777777" w:rsidR="004A19C3" w:rsidRPr="004A19C3" w:rsidRDefault="004A19C3" w:rsidP="00532EE2">
            <w:r w:rsidRPr="004A19C3">
              <w:t xml:space="preserve">4,985 </w:t>
            </w:r>
          </w:p>
        </w:tc>
      </w:tr>
      <w:tr w:rsidR="004A19C3" w:rsidRPr="004A19C3" w14:paraId="3882B5CD" w14:textId="77777777" w:rsidTr="004A19C3">
        <w:tc>
          <w:tcPr>
            <w:tcW w:w="1742" w:type="dxa"/>
          </w:tcPr>
          <w:p w14:paraId="2DB7CEDC" w14:textId="77777777" w:rsidR="004A19C3" w:rsidRPr="004A19C3" w:rsidRDefault="004A19C3" w:rsidP="00532EE2">
            <w:r w:rsidRPr="004A19C3">
              <w:t>20</w:t>
            </w:r>
          </w:p>
        </w:tc>
        <w:tc>
          <w:tcPr>
            <w:tcW w:w="1742" w:type="dxa"/>
          </w:tcPr>
          <w:p w14:paraId="7F87A6DC" w14:textId="77777777" w:rsidR="004A19C3" w:rsidRPr="004A19C3" w:rsidRDefault="004A19C3" w:rsidP="00532EE2">
            <w:r w:rsidRPr="004A19C3">
              <w:t>5</w:t>
            </w:r>
          </w:p>
        </w:tc>
        <w:tc>
          <w:tcPr>
            <w:tcW w:w="1743" w:type="dxa"/>
          </w:tcPr>
          <w:p w14:paraId="12193711" w14:textId="77777777" w:rsidR="004A19C3" w:rsidRPr="004A19C3" w:rsidRDefault="004A19C3" w:rsidP="00532EE2">
            <w:r w:rsidRPr="004A19C3">
              <w:t>303</w:t>
            </w:r>
          </w:p>
        </w:tc>
        <w:tc>
          <w:tcPr>
            <w:tcW w:w="1743" w:type="dxa"/>
          </w:tcPr>
          <w:p w14:paraId="6C624570" w14:textId="77777777" w:rsidR="004A19C3" w:rsidRPr="004A19C3" w:rsidRDefault="004A19C3" w:rsidP="00532EE2">
            <w:r w:rsidRPr="004A19C3">
              <w:t>1,338</w:t>
            </w:r>
          </w:p>
        </w:tc>
        <w:tc>
          <w:tcPr>
            <w:tcW w:w="1743" w:type="dxa"/>
          </w:tcPr>
          <w:p w14:paraId="110ED7B8" w14:textId="77777777" w:rsidR="004A19C3" w:rsidRPr="004A19C3" w:rsidRDefault="004A19C3" w:rsidP="00532EE2">
            <w:r w:rsidRPr="004A19C3">
              <w:t>179</w:t>
            </w:r>
          </w:p>
        </w:tc>
        <w:tc>
          <w:tcPr>
            <w:tcW w:w="1743" w:type="dxa"/>
          </w:tcPr>
          <w:p w14:paraId="01767568" w14:textId="77777777" w:rsidR="004A19C3" w:rsidRPr="004A19C3" w:rsidRDefault="004A19C3" w:rsidP="00532EE2">
            <w:r w:rsidRPr="004A19C3">
              <w:t xml:space="preserve">1,825 </w:t>
            </w:r>
          </w:p>
        </w:tc>
      </w:tr>
      <w:tr w:rsidR="004A19C3" w:rsidRPr="004A19C3" w14:paraId="457BB780" w14:textId="77777777" w:rsidTr="004A19C3">
        <w:tc>
          <w:tcPr>
            <w:tcW w:w="1742" w:type="dxa"/>
          </w:tcPr>
          <w:p w14:paraId="09855AF6" w14:textId="77777777" w:rsidR="004A19C3" w:rsidRPr="004A19C3" w:rsidRDefault="004A19C3" w:rsidP="00532EE2">
            <w:r w:rsidRPr="004A19C3">
              <w:t>30</w:t>
            </w:r>
          </w:p>
        </w:tc>
        <w:tc>
          <w:tcPr>
            <w:tcW w:w="1742" w:type="dxa"/>
          </w:tcPr>
          <w:p w14:paraId="5BFF3401" w14:textId="77777777" w:rsidR="004A19C3" w:rsidRPr="004A19C3" w:rsidRDefault="004A19C3" w:rsidP="00532EE2">
            <w:r w:rsidRPr="004A19C3">
              <w:t>1</w:t>
            </w:r>
          </w:p>
        </w:tc>
        <w:tc>
          <w:tcPr>
            <w:tcW w:w="1743" w:type="dxa"/>
          </w:tcPr>
          <w:p w14:paraId="687B03BF" w14:textId="77777777" w:rsidR="004A19C3" w:rsidRPr="004A19C3" w:rsidRDefault="004A19C3" w:rsidP="00532EE2">
            <w:r w:rsidRPr="004A19C3">
              <w:t>11</w:t>
            </w:r>
          </w:p>
        </w:tc>
        <w:tc>
          <w:tcPr>
            <w:tcW w:w="1743" w:type="dxa"/>
          </w:tcPr>
          <w:p w14:paraId="524B9A1E" w14:textId="77777777" w:rsidR="004A19C3" w:rsidRPr="004A19C3" w:rsidRDefault="004A19C3" w:rsidP="00532EE2">
            <w:r w:rsidRPr="004A19C3">
              <w:t>232</w:t>
            </w:r>
          </w:p>
        </w:tc>
        <w:tc>
          <w:tcPr>
            <w:tcW w:w="1743" w:type="dxa"/>
          </w:tcPr>
          <w:p w14:paraId="396441AC" w14:textId="77777777" w:rsidR="004A19C3" w:rsidRPr="004A19C3" w:rsidRDefault="004A19C3" w:rsidP="00532EE2">
            <w:r w:rsidRPr="004A19C3">
              <w:t>860</w:t>
            </w:r>
          </w:p>
        </w:tc>
        <w:tc>
          <w:tcPr>
            <w:tcW w:w="1743" w:type="dxa"/>
          </w:tcPr>
          <w:p w14:paraId="563835FB" w14:textId="77777777" w:rsidR="004A19C3" w:rsidRPr="004A19C3" w:rsidRDefault="004A19C3" w:rsidP="00532EE2">
            <w:r w:rsidRPr="004A19C3">
              <w:t xml:space="preserve">1,104 </w:t>
            </w:r>
          </w:p>
        </w:tc>
      </w:tr>
      <w:tr w:rsidR="004A19C3" w:rsidRPr="004A19C3" w14:paraId="26726570" w14:textId="77777777" w:rsidTr="004A19C3">
        <w:tc>
          <w:tcPr>
            <w:tcW w:w="1742" w:type="dxa"/>
          </w:tcPr>
          <w:p w14:paraId="363B70C2" w14:textId="77777777" w:rsidR="004A19C3" w:rsidRPr="004A19C3" w:rsidRDefault="004A19C3" w:rsidP="00532EE2"/>
        </w:tc>
        <w:tc>
          <w:tcPr>
            <w:tcW w:w="1742" w:type="dxa"/>
          </w:tcPr>
          <w:p w14:paraId="2161925A" w14:textId="77777777" w:rsidR="004A19C3" w:rsidRPr="004A19C3" w:rsidRDefault="004A19C3" w:rsidP="00532EE2"/>
        </w:tc>
        <w:tc>
          <w:tcPr>
            <w:tcW w:w="1743" w:type="dxa"/>
          </w:tcPr>
          <w:p w14:paraId="3738524C" w14:textId="77777777" w:rsidR="004A19C3" w:rsidRPr="004A19C3" w:rsidRDefault="004A19C3" w:rsidP="00532EE2"/>
        </w:tc>
        <w:tc>
          <w:tcPr>
            <w:tcW w:w="1743" w:type="dxa"/>
          </w:tcPr>
          <w:p w14:paraId="06BA1204" w14:textId="77777777" w:rsidR="004A19C3" w:rsidRPr="004A19C3" w:rsidRDefault="004A19C3" w:rsidP="00532EE2"/>
        </w:tc>
        <w:tc>
          <w:tcPr>
            <w:tcW w:w="1743" w:type="dxa"/>
          </w:tcPr>
          <w:p w14:paraId="2B51E637" w14:textId="77777777" w:rsidR="004A19C3" w:rsidRPr="004A19C3" w:rsidRDefault="004A19C3" w:rsidP="00532EE2"/>
        </w:tc>
        <w:tc>
          <w:tcPr>
            <w:tcW w:w="1743" w:type="dxa"/>
          </w:tcPr>
          <w:p w14:paraId="7FF99FBF" w14:textId="77777777" w:rsidR="004A19C3" w:rsidRPr="004A19C3" w:rsidRDefault="004A19C3" w:rsidP="00532EE2"/>
        </w:tc>
      </w:tr>
      <w:tr w:rsidR="004A19C3" w:rsidRPr="003D4587" w14:paraId="67A74806" w14:textId="77777777" w:rsidTr="004A19C3">
        <w:tc>
          <w:tcPr>
            <w:tcW w:w="1742" w:type="dxa"/>
          </w:tcPr>
          <w:p w14:paraId="0DAA47B1" w14:textId="77777777" w:rsidR="004A19C3" w:rsidRPr="004A19C3" w:rsidRDefault="004A19C3" w:rsidP="00532EE2">
            <w:r w:rsidRPr="004A19C3">
              <w:t>Total</w:t>
            </w:r>
          </w:p>
        </w:tc>
        <w:tc>
          <w:tcPr>
            <w:tcW w:w="1742" w:type="dxa"/>
          </w:tcPr>
          <w:p w14:paraId="588D0826" w14:textId="77777777" w:rsidR="004A19C3" w:rsidRPr="004A19C3" w:rsidRDefault="004A19C3" w:rsidP="00532EE2">
            <w:r w:rsidRPr="004A19C3">
              <w:t>12,231</w:t>
            </w:r>
          </w:p>
        </w:tc>
        <w:tc>
          <w:tcPr>
            <w:tcW w:w="1743" w:type="dxa"/>
          </w:tcPr>
          <w:p w14:paraId="357E7225" w14:textId="77777777" w:rsidR="004A19C3" w:rsidRPr="004A19C3" w:rsidRDefault="004A19C3" w:rsidP="00532EE2">
            <w:r w:rsidRPr="004A19C3">
              <w:t>5,287</w:t>
            </w:r>
          </w:p>
        </w:tc>
        <w:tc>
          <w:tcPr>
            <w:tcW w:w="1743" w:type="dxa"/>
          </w:tcPr>
          <w:p w14:paraId="4EEDD533" w14:textId="77777777" w:rsidR="004A19C3" w:rsidRPr="004A19C3" w:rsidRDefault="004A19C3" w:rsidP="00532EE2">
            <w:r w:rsidRPr="004A19C3">
              <w:t>2,123</w:t>
            </w:r>
          </w:p>
        </w:tc>
        <w:tc>
          <w:tcPr>
            <w:tcW w:w="1743" w:type="dxa"/>
          </w:tcPr>
          <w:p w14:paraId="1518E49D" w14:textId="77777777" w:rsidR="004A19C3" w:rsidRPr="004A19C3" w:rsidRDefault="004A19C3" w:rsidP="00532EE2">
            <w:r w:rsidRPr="004A19C3">
              <w:t>1,075</w:t>
            </w:r>
          </w:p>
        </w:tc>
        <w:tc>
          <w:tcPr>
            <w:tcW w:w="1743" w:type="dxa"/>
          </w:tcPr>
          <w:p w14:paraId="770721C4" w14:textId="77777777" w:rsidR="004A19C3" w:rsidRPr="003D4587" w:rsidRDefault="004A19C3" w:rsidP="00532EE2">
            <w:r w:rsidRPr="004A19C3">
              <w:t>20,716</w:t>
            </w:r>
          </w:p>
        </w:tc>
      </w:tr>
    </w:tbl>
    <w:p w14:paraId="3C44BFF5" w14:textId="763D41CA" w:rsidR="004A19C3" w:rsidRDefault="004A19C3" w:rsidP="004A19C3"/>
    <w:p w14:paraId="2711DD91" w14:textId="77777777" w:rsidR="004A19C3" w:rsidRDefault="004A19C3">
      <w:r>
        <w:br w:type="page"/>
      </w:r>
    </w:p>
    <w:p w14:paraId="31519D86" w14:textId="27798735" w:rsidR="004A19C3" w:rsidRDefault="004A19C3" w:rsidP="004A19C3">
      <w:pPr>
        <w:pStyle w:val="Heading3"/>
      </w:pPr>
      <w:r>
        <w:lastRenderedPageBreak/>
        <w:t>Difference by demographics and risk factors</w:t>
      </w:r>
      <w:r w:rsidR="00497656">
        <w:t xml:space="preserve"> (for time updating score)</w:t>
      </w:r>
    </w:p>
    <w:p w14:paraId="7C44CF45" w14:textId="6AEFF59C" w:rsidR="00497656" w:rsidRPr="00497656" w:rsidRDefault="00497656" w:rsidP="00497656">
      <w:r>
        <w:rPr>
          <w:noProof/>
          <w:lang w:eastAsia="en-GB"/>
        </w:rPr>
        <w:drawing>
          <wp:inline distT="0" distB="0" distL="0" distR="0" wp14:anchorId="12AE5597" wp14:editId="0A721EB8">
            <wp:extent cx="32004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lang w:eastAsia="en-GB"/>
        </w:rPr>
        <w:drawing>
          <wp:inline distT="0" distB="0" distL="0" distR="0" wp14:anchorId="0008CF8E" wp14:editId="4690DD79">
            <wp:extent cx="32004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lang w:eastAsia="en-GB"/>
        </w:rPr>
        <w:drawing>
          <wp:inline distT="0" distB="0" distL="0" distR="0" wp14:anchorId="7A55AE42" wp14:editId="4ED6DDC9">
            <wp:extent cx="32004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lang w:eastAsia="en-GB"/>
        </w:rPr>
        <w:drawing>
          <wp:inline distT="0" distB="0" distL="0" distR="0" wp14:anchorId="78ECA8F9" wp14:editId="47BDEC57">
            <wp:extent cx="32004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lang w:eastAsia="en-GB"/>
        </w:rPr>
        <w:drawing>
          <wp:inline distT="0" distB="0" distL="0" distR="0" wp14:anchorId="73D7D7BA" wp14:editId="6B9CFE0E">
            <wp:extent cx="32004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lang w:eastAsia="en-GB"/>
        </w:rPr>
        <w:drawing>
          <wp:inline distT="0" distB="0" distL="0" distR="0" wp14:anchorId="3DB59944" wp14:editId="15108BD6">
            <wp:extent cx="32004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eastAsia="en-GB"/>
        </w:rPr>
        <w:lastRenderedPageBreak/>
        <w:drawing>
          <wp:inline distT="0" distB="0" distL="0" distR="0" wp14:anchorId="0992142A" wp14:editId="17D67721">
            <wp:extent cx="3200400" cy="27432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lang w:eastAsia="en-GB"/>
        </w:rPr>
        <w:drawing>
          <wp:inline distT="0" distB="0" distL="0" distR="0" wp14:anchorId="0BEB2FF4" wp14:editId="65FEDE7E">
            <wp:extent cx="32004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eastAsia="en-GB"/>
        </w:rPr>
        <w:drawing>
          <wp:inline distT="0" distB="0" distL="0" distR="0" wp14:anchorId="5C4CD5D8" wp14:editId="1237F31B">
            <wp:extent cx="3200400" cy="27432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lang w:eastAsia="en-GB"/>
        </w:rPr>
        <w:drawing>
          <wp:inline distT="0" distB="0" distL="0" distR="0" wp14:anchorId="4D140140" wp14:editId="59B303F6">
            <wp:extent cx="3200400"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D66A7B9" w14:textId="77777777" w:rsidR="004A19C3" w:rsidRPr="003D4587" w:rsidRDefault="004A19C3" w:rsidP="004A19C3"/>
    <w:sectPr w:rsidR="004A19C3" w:rsidRPr="003D4587" w:rsidSect="00F1771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43426F" w14:textId="77777777" w:rsidR="00DE5D3A" w:rsidRDefault="00DE5D3A" w:rsidP="00B226F2">
      <w:pPr>
        <w:spacing w:after="0" w:line="240" w:lineRule="auto"/>
      </w:pPr>
      <w:r>
        <w:separator/>
      </w:r>
    </w:p>
  </w:endnote>
  <w:endnote w:type="continuationSeparator" w:id="0">
    <w:p w14:paraId="32EB86C6" w14:textId="77777777" w:rsidR="00DE5D3A" w:rsidRDefault="00DE5D3A" w:rsidP="00B22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996277"/>
      <w:docPartObj>
        <w:docPartGallery w:val="Page Numbers (Bottom of Page)"/>
        <w:docPartUnique/>
      </w:docPartObj>
    </w:sdtPr>
    <w:sdtEndPr>
      <w:rPr>
        <w:noProof/>
      </w:rPr>
    </w:sdtEndPr>
    <w:sdtContent>
      <w:p w14:paraId="3B29989B" w14:textId="5AB9E5C4" w:rsidR="00DE5D3A" w:rsidRDefault="00DE5D3A">
        <w:pPr>
          <w:pStyle w:val="Footer"/>
          <w:jc w:val="right"/>
        </w:pPr>
        <w:r>
          <w:fldChar w:fldCharType="begin"/>
        </w:r>
        <w:r>
          <w:instrText xml:space="preserve"> PAGE   \* MERGEFORMAT </w:instrText>
        </w:r>
        <w:r>
          <w:fldChar w:fldCharType="separate"/>
        </w:r>
        <w:r w:rsidR="006473CC">
          <w:rPr>
            <w:noProof/>
          </w:rPr>
          <w:t>3</w:t>
        </w:r>
        <w:r>
          <w:rPr>
            <w:noProof/>
          </w:rPr>
          <w:fldChar w:fldCharType="end"/>
        </w:r>
      </w:p>
    </w:sdtContent>
  </w:sdt>
  <w:p w14:paraId="45D03DFC" w14:textId="77777777" w:rsidR="00DE5D3A" w:rsidRDefault="00DE5D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6F7C40" w14:textId="77777777" w:rsidR="00DE5D3A" w:rsidRDefault="00DE5D3A" w:rsidP="00B226F2">
      <w:pPr>
        <w:spacing w:after="0" w:line="240" w:lineRule="auto"/>
      </w:pPr>
      <w:r>
        <w:separator/>
      </w:r>
    </w:p>
  </w:footnote>
  <w:footnote w:type="continuationSeparator" w:id="0">
    <w:p w14:paraId="429AF8C8" w14:textId="77777777" w:rsidR="00DE5D3A" w:rsidRDefault="00DE5D3A" w:rsidP="00B22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511B1"/>
    <w:multiLevelType w:val="hybridMultilevel"/>
    <w:tmpl w:val="3DA0887C"/>
    <w:lvl w:ilvl="0" w:tplc="0F5C89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644585"/>
    <w:multiLevelType w:val="hybridMultilevel"/>
    <w:tmpl w:val="B402278A"/>
    <w:lvl w:ilvl="0" w:tplc="2010484A">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722BB3"/>
    <w:multiLevelType w:val="hybridMultilevel"/>
    <w:tmpl w:val="352C58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C452D1"/>
    <w:multiLevelType w:val="hybridMultilevel"/>
    <w:tmpl w:val="BD108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0E790B"/>
    <w:multiLevelType w:val="hybridMultilevel"/>
    <w:tmpl w:val="FB00E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6E121C"/>
    <w:multiLevelType w:val="hybridMultilevel"/>
    <w:tmpl w:val="7F2641F0"/>
    <w:lvl w:ilvl="0" w:tplc="7F9641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4A576B"/>
    <w:multiLevelType w:val="hybridMultilevel"/>
    <w:tmpl w:val="C2105106"/>
    <w:lvl w:ilvl="0" w:tplc="2010484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26B76"/>
    <w:multiLevelType w:val="hybridMultilevel"/>
    <w:tmpl w:val="D180D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6B5D97"/>
    <w:multiLevelType w:val="hybridMultilevel"/>
    <w:tmpl w:val="50F4F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BE36B9"/>
    <w:multiLevelType w:val="multilevel"/>
    <w:tmpl w:val="08090025"/>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1F039C3"/>
    <w:multiLevelType w:val="hybridMultilevel"/>
    <w:tmpl w:val="7D083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7F1F7F"/>
    <w:multiLevelType w:val="hybridMultilevel"/>
    <w:tmpl w:val="592C5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7E1CAE"/>
    <w:multiLevelType w:val="hybridMultilevel"/>
    <w:tmpl w:val="DE90F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467FE8"/>
    <w:multiLevelType w:val="hybridMultilevel"/>
    <w:tmpl w:val="5728F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702D1F"/>
    <w:multiLevelType w:val="hybridMultilevel"/>
    <w:tmpl w:val="35A44A78"/>
    <w:lvl w:ilvl="0" w:tplc="97DEB1C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830ED3"/>
    <w:multiLevelType w:val="hybridMultilevel"/>
    <w:tmpl w:val="E77AF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8F1D63"/>
    <w:multiLevelType w:val="hybridMultilevel"/>
    <w:tmpl w:val="07F46332"/>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EB6ABC"/>
    <w:multiLevelType w:val="hybridMultilevel"/>
    <w:tmpl w:val="59AEE412"/>
    <w:lvl w:ilvl="0" w:tplc="98D81B7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FA7365"/>
    <w:multiLevelType w:val="hybridMultilevel"/>
    <w:tmpl w:val="522A9E36"/>
    <w:lvl w:ilvl="0" w:tplc="2010484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3"/>
  </w:num>
  <w:num w:numId="4">
    <w:abstractNumId w:val="7"/>
  </w:num>
  <w:num w:numId="5">
    <w:abstractNumId w:val="10"/>
  </w:num>
  <w:num w:numId="6">
    <w:abstractNumId w:val="3"/>
  </w:num>
  <w:num w:numId="7">
    <w:abstractNumId w:val="8"/>
  </w:num>
  <w:num w:numId="8">
    <w:abstractNumId w:val="1"/>
  </w:num>
  <w:num w:numId="9">
    <w:abstractNumId w:val="6"/>
  </w:num>
  <w:num w:numId="10">
    <w:abstractNumId w:val="16"/>
  </w:num>
  <w:num w:numId="11">
    <w:abstractNumId w:val="18"/>
  </w:num>
  <w:num w:numId="12">
    <w:abstractNumId w:val="5"/>
  </w:num>
  <w:num w:numId="13">
    <w:abstractNumId w:val="0"/>
  </w:num>
  <w:num w:numId="14">
    <w:abstractNumId w:val="17"/>
  </w:num>
  <w:num w:numId="15">
    <w:abstractNumId w:val="14"/>
  </w:num>
  <w:num w:numId="16">
    <w:abstractNumId w:val="4"/>
  </w:num>
  <w:num w:numId="17">
    <w:abstractNumId w:val="12"/>
  </w:num>
  <w:num w:numId="18">
    <w:abstractNumId w:val="2"/>
  </w:num>
  <w:num w:numId="1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nnifer Davidson">
    <w15:presenceInfo w15:providerId="AD" w15:userId="S-1-5-21-1149302403-3944600604-1635044949-220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515"/>
    <w:rsid w:val="000411FA"/>
    <w:rsid w:val="000428C1"/>
    <w:rsid w:val="00064D17"/>
    <w:rsid w:val="000702EB"/>
    <w:rsid w:val="0007536C"/>
    <w:rsid w:val="00082B00"/>
    <w:rsid w:val="00086B74"/>
    <w:rsid w:val="00086FED"/>
    <w:rsid w:val="000927C2"/>
    <w:rsid w:val="000A7A0D"/>
    <w:rsid w:val="000C38E0"/>
    <w:rsid w:val="000C3A56"/>
    <w:rsid w:val="000F287D"/>
    <w:rsid w:val="000F2D79"/>
    <w:rsid w:val="00130CBA"/>
    <w:rsid w:val="00143FDB"/>
    <w:rsid w:val="0016122A"/>
    <w:rsid w:val="0016596C"/>
    <w:rsid w:val="001735AA"/>
    <w:rsid w:val="00181B3B"/>
    <w:rsid w:val="00190F25"/>
    <w:rsid w:val="001B2CDD"/>
    <w:rsid w:val="001D3CF8"/>
    <w:rsid w:val="001E1F7C"/>
    <w:rsid w:val="001E399E"/>
    <w:rsid w:val="0021192F"/>
    <w:rsid w:val="00214420"/>
    <w:rsid w:val="002200B2"/>
    <w:rsid w:val="0022619F"/>
    <w:rsid w:val="00235357"/>
    <w:rsid w:val="00241F9D"/>
    <w:rsid w:val="00260926"/>
    <w:rsid w:val="002706FD"/>
    <w:rsid w:val="002756D0"/>
    <w:rsid w:val="00282D04"/>
    <w:rsid w:val="00294B78"/>
    <w:rsid w:val="002A0BAF"/>
    <w:rsid w:val="002C7297"/>
    <w:rsid w:val="002E0BD7"/>
    <w:rsid w:val="002F2A38"/>
    <w:rsid w:val="00307525"/>
    <w:rsid w:val="00311750"/>
    <w:rsid w:val="00331430"/>
    <w:rsid w:val="00333B47"/>
    <w:rsid w:val="00343B26"/>
    <w:rsid w:val="00373A7C"/>
    <w:rsid w:val="003779AA"/>
    <w:rsid w:val="0038489F"/>
    <w:rsid w:val="003B7D6D"/>
    <w:rsid w:val="003D2A47"/>
    <w:rsid w:val="003D4587"/>
    <w:rsid w:val="004216C5"/>
    <w:rsid w:val="00423281"/>
    <w:rsid w:val="00434F1F"/>
    <w:rsid w:val="00440C88"/>
    <w:rsid w:val="00442026"/>
    <w:rsid w:val="00442F34"/>
    <w:rsid w:val="00475FEC"/>
    <w:rsid w:val="00476D8E"/>
    <w:rsid w:val="00492BB9"/>
    <w:rsid w:val="00497656"/>
    <w:rsid w:val="004A19C3"/>
    <w:rsid w:val="004B759D"/>
    <w:rsid w:val="004C235C"/>
    <w:rsid w:val="004E35AE"/>
    <w:rsid w:val="004E7542"/>
    <w:rsid w:val="0050064A"/>
    <w:rsid w:val="00503F12"/>
    <w:rsid w:val="00522D8A"/>
    <w:rsid w:val="005322ED"/>
    <w:rsid w:val="00532EE2"/>
    <w:rsid w:val="005339AB"/>
    <w:rsid w:val="005531D7"/>
    <w:rsid w:val="00567B7B"/>
    <w:rsid w:val="005747FF"/>
    <w:rsid w:val="00574B5C"/>
    <w:rsid w:val="00574F17"/>
    <w:rsid w:val="005930EF"/>
    <w:rsid w:val="005974E8"/>
    <w:rsid w:val="005A4188"/>
    <w:rsid w:val="00607A7F"/>
    <w:rsid w:val="00637AC9"/>
    <w:rsid w:val="00637C93"/>
    <w:rsid w:val="006473CC"/>
    <w:rsid w:val="00673C47"/>
    <w:rsid w:val="00686E1D"/>
    <w:rsid w:val="006B0D83"/>
    <w:rsid w:val="006C19B3"/>
    <w:rsid w:val="006C65F2"/>
    <w:rsid w:val="006F424C"/>
    <w:rsid w:val="00705379"/>
    <w:rsid w:val="007250DF"/>
    <w:rsid w:val="00732539"/>
    <w:rsid w:val="00732BF4"/>
    <w:rsid w:val="00734F76"/>
    <w:rsid w:val="00740116"/>
    <w:rsid w:val="00746D66"/>
    <w:rsid w:val="00751222"/>
    <w:rsid w:val="0075200C"/>
    <w:rsid w:val="00754216"/>
    <w:rsid w:val="0076709B"/>
    <w:rsid w:val="00771ED0"/>
    <w:rsid w:val="00774387"/>
    <w:rsid w:val="00795988"/>
    <w:rsid w:val="00796A4D"/>
    <w:rsid w:val="007A5CBB"/>
    <w:rsid w:val="007F6BAF"/>
    <w:rsid w:val="00801602"/>
    <w:rsid w:val="00812A44"/>
    <w:rsid w:val="00820EC2"/>
    <w:rsid w:val="00823FF3"/>
    <w:rsid w:val="00842E12"/>
    <w:rsid w:val="00847F4C"/>
    <w:rsid w:val="008549DF"/>
    <w:rsid w:val="0085673E"/>
    <w:rsid w:val="008577AC"/>
    <w:rsid w:val="008661FA"/>
    <w:rsid w:val="0087529C"/>
    <w:rsid w:val="008818F2"/>
    <w:rsid w:val="00895F8D"/>
    <w:rsid w:val="008A2C23"/>
    <w:rsid w:val="008B6873"/>
    <w:rsid w:val="008C46C4"/>
    <w:rsid w:val="008C51F1"/>
    <w:rsid w:val="008D40C3"/>
    <w:rsid w:val="008E42D3"/>
    <w:rsid w:val="008F53E7"/>
    <w:rsid w:val="00946AF7"/>
    <w:rsid w:val="0095629A"/>
    <w:rsid w:val="00956CD9"/>
    <w:rsid w:val="00970388"/>
    <w:rsid w:val="00981101"/>
    <w:rsid w:val="00983E0A"/>
    <w:rsid w:val="009A5050"/>
    <w:rsid w:val="009C6408"/>
    <w:rsid w:val="009E205E"/>
    <w:rsid w:val="00A02522"/>
    <w:rsid w:val="00A1620A"/>
    <w:rsid w:val="00A24CE8"/>
    <w:rsid w:val="00A46B96"/>
    <w:rsid w:val="00A46FA4"/>
    <w:rsid w:val="00A60A93"/>
    <w:rsid w:val="00A7371A"/>
    <w:rsid w:val="00A8105F"/>
    <w:rsid w:val="00A9516F"/>
    <w:rsid w:val="00AB2002"/>
    <w:rsid w:val="00AB4990"/>
    <w:rsid w:val="00AB6A67"/>
    <w:rsid w:val="00AC2E93"/>
    <w:rsid w:val="00AD0653"/>
    <w:rsid w:val="00AE03B9"/>
    <w:rsid w:val="00AF48A7"/>
    <w:rsid w:val="00AF5894"/>
    <w:rsid w:val="00AF79A3"/>
    <w:rsid w:val="00B226F2"/>
    <w:rsid w:val="00B32896"/>
    <w:rsid w:val="00B64AE1"/>
    <w:rsid w:val="00BA16C9"/>
    <w:rsid w:val="00BB2D38"/>
    <w:rsid w:val="00BC5EBC"/>
    <w:rsid w:val="00BF039A"/>
    <w:rsid w:val="00BF4F60"/>
    <w:rsid w:val="00C05A10"/>
    <w:rsid w:val="00C257F1"/>
    <w:rsid w:val="00C44626"/>
    <w:rsid w:val="00C463C8"/>
    <w:rsid w:val="00C636BD"/>
    <w:rsid w:val="00C707E2"/>
    <w:rsid w:val="00CA2854"/>
    <w:rsid w:val="00CA375F"/>
    <w:rsid w:val="00CB2B65"/>
    <w:rsid w:val="00CB3515"/>
    <w:rsid w:val="00CD6EB8"/>
    <w:rsid w:val="00D06CE2"/>
    <w:rsid w:val="00D25BCA"/>
    <w:rsid w:val="00D46433"/>
    <w:rsid w:val="00D67C2E"/>
    <w:rsid w:val="00DC0D12"/>
    <w:rsid w:val="00DD6253"/>
    <w:rsid w:val="00DE5D3A"/>
    <w:rsid w:val="00DF01BC"/>
    <w:rsid w:val="00DF3499"/>
    <w:rsid w:val="00DF5E6E"/>
    <w:rsid w:val="00E054D7"/>
    <w:rsid w:val="00E26451"/>
    <w:rsid w:val="00E56906"/>
    <w:rsid w:val="00E6301B"/>
    <w:rsid w:val="00E636E0"/>
    <w:rsid w:val="00E95841"/>
    <w:rsid w:val="00E9660E"/>
    <w:rsid w:val="00E9796F"/>
    <w:rsid w:val="00E97B9A"/>
    <w:rsid w:val="00EB7017"/>
    <w:rsid w:val="00EC759D"/>
    <w:rsid w:val="00ED6AFC"/>
    <w:rsid w:val="00EF44BB"/>
    <w:rsid w:val="00F07547"/>
    <w:rsid w:val="00F1771F"/>
    <w:rsid w:val="00F25D34"/>
    <w:rsid w:val="00F32CEA"/>
    <w:rsid w:val="00F468FA"/>
    <w:rsid w:val="00F510A7"/>
    <w:rsid w:val="00F53ECA"/>
    <w:rsid w:val="00F56A9E"/>
    <w:rsid w:val="00F63D1F"/>
    <w:rsid w:val="00F677B7"/>
    <w:rsid w:val="00FA35E6"/>
    <w:rsid w:val="00FB51B4"/>
    <w:rsid w:val="00FC6B7E"/>
    <w:rsid w:val="00FE070C"/>
    <w:rsid w:val="00FE3B90"/>
    <w:rsid w:val="00FF5A76"/>
    <w:rsid w:val="00FF6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06C2FB"/>
  <w15:chartTrackingRefBased/>
  <w15:docId w15:val="{5E728197-C84D-4223-A3AE-6B10FA2E0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5988"/>
  </w:style>
  <w:style w:type="paragraph" w:styleId="Heading1">
    <w:name w:val="heading 1"/>
    <w:basedOn w:val="Normal"/>
    <w:next w:val="Normal"/>
    <w:link w:val="Heading1Char"/>
    <w:uiPriority w:val="9"/>
    <w:qFormat/>
    <w:rsid w:val="00442026"/>
    <w:pPr>
      <w:keepNext/>
      <w:keepLines/>
      <w:numPr>
        <w:numId w:val="2"/>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257F1"/>
    <w:pPr>
      <w:keepNext/>
      <w:keepLines/>
      <w:numPr>
        <w:ilvl w:val="1"/>
        <w:numId w:val="2"/>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B226F2"/>
    <w:pPr>
      <w:keepNext/>
      <w:keepLines/>
      <w:numPr>
        <w:ilvl w:val="2"/>
        <w:numId w:val="2"/>
      </w:numPr>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unhideWhenUsed/>
    <w:qFormat/>
    <w:rsid w:val="006C19B3"/>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19B3"/>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19B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19B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19B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19B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0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02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2026"/>
    <w:rPr>
      <w:rFonts w:asciiTheme="majorHAnsi" w:eastAsiaTheme="majorEastAsia" w:hAnsiTheme="majorHAnsi" w:cstheme="majorBidi"/>
      <w:sz w:val="32"/>
      <w:szCs w:val="32"/>
    </w:rPr>
  </w:style>
  <w:style w:type="paragraph" w:styleId="ListParagraph">
    <w:name w:val="List Paragraph"/>
    <w:basedOn w:val="Normal"/>
    <w:uiPriority w:val="34"/>
    <w:qFormat/>
    <w:rsid w:val="00442026"/>
    <w:pPr>
      <w:ind w:left="720"/>
      <w:contextualSpacing/>
    </w:pPr>
  </w:style>
  <w:style w:type="character" w:styleId="Hyperlink">
    <w:name w:val="Hyperlink"/>
    <w:basedOn w:val="DefaultParagraphFont"/>
    <w:uiPriority w:val="99"/>
    <w:unhideWhenUsed/>
    <w:rsid w:val="00442026"/>
    <w:rPr>
      <w:color w:val="0000FF"/>
      <w:u w:val="single"/>
    </w:rPr>
  </w:style>
  <w:style w:type="character" w:customStyle="1" w:styleId="Heading2Char">
    <w:name w:val="Heading 2 Char"/>
    <w:basedOn w:val="DefaultParagraphFont"/>
    <w:link w:val="Heading2"/>
    <w:uiPriority w:val="9"/>
    <w:rsid w:val="00C257F1"/>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B226F2"/>
    <w:rPr>
      <w:rFonts w:asciiTheme="majorHAnsi" w:eastAsiaTheme="majorEastAsia" w:hAnsiTheme="majorHAnsi" w:cstheme="majorBidi"/>
      <w:b/>
      <w:szCs w:val="24"/>
    </w:rPr>
  </w:style>
  <w:style w:type="character" w:customStyle="1" w:styleId="Heading4Char">
    <w:name w:val="Heading 4 Char"/>
    <w:basedOn w:val="DefaultParagraphFont"/>
    <w:link w:val="Heading4"/>
    <w:uiPriority w:val="9"/>
    <w:semiHidden/>
    <w:rsid w:val="006C19B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19B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19B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19B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19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19B3"/>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B226F2"/>
    <w:pPr>
      <w:spacing w:after="0" w:line="240" w:lineRule="auto"/>
    </w:pPr>
  </w:style>
  <w:style w:type="paragraph" w:styleId="Header">
    <w:name w:val="header"/>
    <w:basedOn w:val="Normal"/>
    <w:link w:val="HeaderChar"/>
    <w:uiPriority w:val="99"/>
    <w:unhideWhenUsed/>
    <w:rsid w:val="00B226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6F2"/>
  </w:style>
  <w:style w:type="paragraph" w:styleId="Footer">
    <w:name w:val="footer"/>
    <w:basedOn w:val="Normal"/>
    <w:link w:val="FooterChar"/>
    <w:uiPriority w:val="99"/>
    <w:unhideWhenUsed/>
    <w:rsid w:val="00B226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26F2"/>
  </w:style>
  <w:style w:type="paragraph" w:customStyle="1" w:styleId="statastyle">
    <w:name w:val="stata style"/>
    <w:basedOn w:val="Normal"/>
    <w:link w:val="statastyleChar"/>
    <w:qFormat/>
    <w:rsid w:val="00754216"/>
    <w:rPr>
      <w:rFonts w:ascii="Courier New" w:hAnsi="Courier New" w:cs="Courier New"/>
      <w:sz w:val="20"/>
    </w:rPr>
  </w:style>
  <w:style w:type="character" w:styleId="Strong">
    <w:name w:val="Strong"/>
    <w:basedOn w:val="DefaultParagraphFont"/>
    <w:uiPriority w:val="22"/>
    <w:qFormat/>
    <w:rsid w:val="004216C5"/>
    <w:rPr>
      <w:b/>
      <w:bCs/>
    </w:rPr>
  </w:style>
  <w:style w:type="character" w:customStyle="1" w:styleId="statastyleChar">
    <w:name w:val="stata style Char"/>
    <w:basedOn w:val="DefaultParagraphFont"/>
    <w:link w:val="statastyle"/>
    <w:rsid w:val="00754216"/>
    <w:rPr>
      <w:rFonts w:ascii="Courier New" w:hAnsi="Courier New" w:cs="Courier New"/>
      <w:sz w:val="20"/>
    </w:rPr>
  </w:style>
  <w:style w:type="paragraph" w:styleId="TOCHeading">
    <w:name w:val="TOC Heading"/>
    <w:basedOn w:val="Heading1"/>
    <w:next w:val="Normal"/>
    <w:uiPriority w:val="39"/>
    <w:unhideWhenUsed/>
    <w:qFormat/>
    <w:rsid w:val="006F424C"/>
    <w:pPr>
      <w:numPr>
        <w:numId w:val="0"/>
      </w:numPr>
      <w:outlineLvl w:val="9"/>
    </w:pPr>
    <w:rPr>
      <w:color w:val="2E74B5" w:themeColor="accent1" w:themeShade="BF"/>
      <w:lang w:val="en-US"/>
    </w:rPr>
  </w:style>
  <w:style w:type="paragraph" w:styleId="TOC1">
    <w:name w:val="toc 1"/>
    <w:basedOn w:val="Normal"/>
    <w:next w:val="Normal"/>
    <w:autoRedefine/>
    <w:uiPriority w:val="39"/>
    <w:unhideWhenUsed/>
    <w:rsid w:val="006F424C"/>
    <w:pPr>
      <w:spacing w:after="100"/>
    </w:pPr>
  </w:style>
  <w:style w:type="paragraph" w:styleId="TOC2">
    <w:name w:val="toc 2"/>
    <w:basedOn w:val="Normal"/>
    <w:next w:val="Normal"/>
    <w:autoRedefine/>
    <w:uiPriority w:val="39"/>
    <w:unhideWhenUsed/>
    <w:rsid w:val="006F424C"/>
    <w:pPr>
      <w:spacing w:after="100"/>
      <w:ind w:left="220"/>
    </w:pPr>
  </w:style>
  <w:style w:type="paragraph" w:styleId="TOC3">
    <w:name w:val="toc 3"/>
    <w:basedOn w:val="Normal"/>
    <w:next w:val="Normal"/>
    <w:autoRedefine/>
    <w:uiPriority w:val="39"/>
    <w:unhideWhenUsed/>
    <w:rsid w:val="006F424C"/>
    <w:pPr>
      <w:spacing w:after="100"/>
      <w:ind w:left="440"/>
    </w:pPr>
  </w:style>
  <w:style w:type="character" w:styleId="CommentReference">
    <w:name w:val="annotation reference"/>
    <w:basedOn w:val="DefaultParagraphFont"/>
    <w:uiPriority w:val="99"/>
    <w:semiHidden/>
    <w:unhideWhenUsed/>
    <w:rsid w:val="00AB2002"/>
    <w:rPr>
      <w:sz w:val="16"/>
      <w:szCs w:val="16"/>
    </w:rPr>
  </w:style>
  <w:style w:type="paragraph" w:styleId="CommentText">
    <w:name w:val="annotation text"/>
    <w:basedOn w:val="Normal"/>
    <w:link w:val="CommentTextChar"/>
    <w:uiPriority w:val="99"/>
    <w:semiHidden/>
    <w:unhideWhenUsed/>
    <w:rsid w:val="00AB2002"/>
    <w:pPr>
      <w:spacing w:line="240" w:lineRule="auto"/>
    </w:pPr>
    <w:rPr>
      <w:sz w:val="20"/>
      <w:szCs w:val="20"/>
    </w:rPr>
  </w:style>
  <w:style w:type="character" w:customStyle="1" w:styleId="CommentTextChar">
    <w:name w:val="Comment Text Char"/>
    <w:basedOn w:val="DefaultParagraphFont"/>
    <w:link w:val="CommentText"/>
    <w:uiPriority w:val="99"/>
    <w:semiHidden/>
    <w:rsid w:val="00AB2002"/>
    <w:rPr>
      <w:sz w:val="20"/>
      <w:szCs w:val="20"/>
    </w:rPr>
  </w:style>
  <w:style w:type="paragraph" w:styleId="CommentSubject">
    <w:name w:val="annotation subject"/>
    <w:basedOn w:val="CommentText"/>
    <w:next w:val="CommentText"/>
    <w:link w:val="CommentSubjectChar"/>
    <w:uiPriority w:val="99"/>
    <w:semiHidden/>
    <w:unhideWhenUsed/>
    <w:rsid w:val="00AB2002"/>
    <w:rPr>
      <w:b/>
      <w:bCs/>
    </w:rPr>
  </w:style>
  <w:style w:type="character" w:customStyle="1" w:styleId="CommentSubjectChar">
    <w:name w:val="Comment Subject Char"/>
    <w:basedOn w:val="CommentTextChar"/>
    <w:link w:val="CommentSubject"/>
    <w:uiPriority w:val="99"/>
    <w:semiHidden/>
    <w:rsid w:val="00AB2002"/>
    <w:rPr>
      <w:b/>
      <w:bCs/>
      <w:sz w:val="20"/>
      <w:szCs w:val="20"/>
    </w:rPr>
  </w:style>
  <w:style w:type="paragraph" w:styleId="BalloonText">
    <w:name w:val="Balloon Text"/>
    <w:basedOn w:val="Normal"/>
    <w:link w:val="BalloonTextChar"/>
    <w:uiPriority w:val="99"/>
    <w:semiHidden/>
    <w:unhideWhenUsed/>
    <w:rsid w:val="00AB20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002"/>
    <w:rPr>
      <w:rFonts w:ascii="Segoe UI" w:hAnsi="Segoe UI" w:cs="Segoe UI"/>
      <w:sz w:val="18"/>
      <w:szCs w:val="18"/>
    </w:rPr>
  </w:style>
  <w:style w:type="character" w:customStyle="1" w:styleId="normaltextrun">
    <w:name w:val="normaltextrun"/>
    <w:basedOn w:val="DefaultParagraphFont"/>
    <w:rsid w:val="00C707E2"/>
  </w:style>
  <w:style w:type="character" w:customStyle="1" w:styleId="eop">
    <w:name w:val="eop"/>
    <w:basedOn w:val="DefaultParagraphFont"/>
    <w:rsid w:val="00C707E2"/>
  </w:style>
  <w:style w:type="table" w:styleId="TableGrid">
    <w:name w:val="Table Grid"/>
    <w:basedOn w:val="TableNormal"/>
    <w:uiPriority w:val="39"/>
    <w:rsid w:val="008B6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6FA4"/>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019058">
      <w:bodyDiv w:val="1"/>
      <w:marLeft w:val="0"/>
      <w:marRight w:val="0"/>
      <w:marTop w:val="0"/>
      <w:marBottom w:val="0"/>
      <w:divBdr>
        <w:top w:val="none" w:sz="0" w:space="0" w:color="auto"/>
        <w:left w:val="none" w:sz="0" w:space="0" w:color="auto"/>
        <w:bottom w:val="none" w:sz="0" w:space="0" w:color="auto"/>
        <w:right w:val="none" w:sz="0" w:space="0" w:color="auto"/>
      </w:divBdr>
    </w:div>
    <w:div w:id="981080187">
      <w:bodyDiv w:val="1"/>
      <w:marLeft w:val="0"/>
      <w:marRight w:val="0"/>
      <w:marTop w:val="0"/>
      <w:marBottom w:val="0"/>
      <w:divBdr>
        <w:top w:val="none" w:sz="0" w:space="0" w:color="auto"/>
        <w:left w:val="none" w:sz="0" w:space="0" w:color="auto"/>
        <w:bottom w:val="none" w:sz="0" w:space="0" w:color="auto"/>
        <w:right w:val="none" w:sz="0" w:space="0" w:color="auto"/>
      </w:divBdr>
    </w:div>
    <w:div w:id="168343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mj.com/content/bmj/336/7659/1475.full.pdf" TargetMode="External"/><Relationship Id="rId13" Type="http://schemas.openxmlformats.org/officeDocument/2006/relationships/package" Target="embeddings/Microsoft_Excel_Worksheet.xlsx"/><Relationship Id="rId18" Type="http://schemas.openxmlformats.org/officeDocument/2006/relationships/chart" Target="charts/chart4.xml"/><Relationship Id="rId26" Type="http://schemas.openxmlformats.org/officeDocument/2006/relationships/chart" Target="charts/chart11.xml"/><Relationship Id="rId3" Type="http://schemas.openxmlformats.org/officeDocument/2006/relationships/styles" Target="styles.xml"/><Relationship Id="rId21" Type="http://schemas.openxmlformats.org/officeDocument/2006/relationships/chart" Target="charts/chart7.xml"/><Relationship Id="rId34" Type="http://schemas.openxmlformats.org/officeDocument/2006/relationships/chart" Target="charts/chart19.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chart" Target="charts/chart3.xml"/><Relationship Id="rId25" Type="http://schemas.openxmlformats.org/officeDocument/2006/relationships/chart" Target="charts/chart10.xml"/><Relationship Id="rId33" Type="http://schemas.openxmlformats.org/officeDocument/2006/relationships/chart" Target="charts/chart18.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chart" Target="charts/chart17.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chart" Target="charts/chart13.xml"/><Relationship Id="rId36" Type="http://schemas.microsoft.com/office/2011/relationships/people" Target="people.xml"/><Relationship Id="rId10" Type="http://schemas.openxmlformats.org/officeDocument/2006/relationships/hyperlink" Target="https://digital.nhs.uk/data-and-information/data-collections-and-data-sets/data-collections/quality-and-outcomes-framework-qof/quality-and-outcome-framework-qof-business-rules/quality-and-outcomes-framework-qof-business-rules-v-38-2017-2018-october-code-release" TargetMode="External"/><Relationship Id="rId19" Type="http://schemas.openxmlformats.org/officeDocument/2006/relationships/chart" Target="charts/chart5.xml"/><Relationship Id="rId31" Type="http://schemas.openxmlformats.org/officeDocument/2006/relationships/chart" Target="charts/chart16.xml"/><Relationship Id="rId4" Type="http://schemas.openxmlformats.org/officeDocument/2006/relationships/settings" Target="settings.xml"/><Relationship Id="rId9" Type="http://schemas.openxmlformats.org/officeDocument/2006/relationships/hyperlink" Target="https://www.bmj.com/content/357/bmj.j2099.long" TargetMode="External"/><Relationship Id="rId14" Type="http://schemas.openxmlformats.org/officeDocument/2006/relationships/image" Target="media/image2.emf"/><Relationship Id="rId22" Type="http://schemas.openxmlformats.org/officeDocument/2006/relationships/chart" Target="charts/chart8.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07_11_2019_time_updating.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PHSHARE2\EPHSHARE2\SHARED\SHARED\EHR-Working\QRISK\qrisk_bundle\testing\score%20comparison%208_04_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245555555555557"/>
          <c:y val="6.0996810807954903E-2"/>
          <c:w val="0.68569012345679015"/>
          <c:h val="0.68890061119623403"/>
        </c:manualLayout>
      </c:layout>
      <c:barChart>
        <c:barDir val="col"/>
        <c:grouping val="clustered"/>
        <c:varyColors val="0"/>
        <c:ser>
          <c:idx val="0"/>
          <c:order val="0"/>
          <c:tx>
            <c:strRef>
              <c:f>Sheet1!$C$1</c:f>
              <c:strCache>
                <c:ptCount val="1"/>
                <c:pt idx="0">
                  <c:v>Low risk &lt;10%</c:v>
                </c:pt>
              </c:strCache>
            </c:strRef>
          </c:tx>
          <c:spPr>
            <a:solidFill>
              <a:schemeClr val="accent1"/>
            </a:solidFill>
            <a:ln w="25400">
              <a:noFill/>
            </a:ln>
            <a:effectLst/>
          </c:spPr>
          <c:invertIfNegative val="0"/>
          <c:cat>
            <c:strRef>
              <c:f>Sheet1!$B$3:$B$7</c:f>
              <c:strCache>
                <c:ptCount val="5"/>
                <c:pt idx="0">
                  <c:v>&lt;50</c:v>
                </c:pt>
                <c:pt idx="1">
                  <c:v>50-59</c:v>
                </c:pt>
                <c:pt idx="2">
                  <c:v>60-69</c:v>
                </c:pt>
                <c:pt idx="3">
                  <c:v>70-79</c:v>
                </c:pt>
                <c:pt idx="4">
                  <c:v>80+</c:v>
                </c:pt>
              </c:strCache>
            </c:strRef>
          </c:cat>
          <c:val>
            <c:numRef>
              <c:f>Sheet1!$C$3:$C$7</c:f>
              <c:numCache>
                <c:formatCode>General</c:formatCode>
                <c:ptCount val="5"/>
                <c:pt idx="0">
                  <c:v>-0.1079092</c:v>
                </c:pt>
                <c:pt idx="1">
                  <c:v>-0.2236146</c:v>
                </c:pt>
                <c:pt idx="2">
                  <c:v>4.0528399999999999E-2</c:v>
                </c:pt>
                <c:pt idx="3">
                  <c:v>1.6038939999999999</c:v>
                </c:pt>
              </c:numCache>
            </c:numRef>
          </c:val>
          <c:extLst>
            <c:ext xmlns:c16="http://schemas.microsoft.com/office/drawing/2014/chart" uri="{C3380CC4-5D6E-409C-BE32-E72D297353CC}">
              <c16:uniqueId val="{00000000-D368-4023-834B-7CB8712CE5DB}"/>
            </c:ext>
          </c:extLst>
        </c:ser>
        <c:ser>
          <c:idx val="1"/>
          <c:order val="1"/>
          <c:tx>
            <c:strRef>
              <c:f>Sheet1!$E$1</c:f>
              <c:strCache>
                <c:ptCount val="1"/>
                <c:pt idx="0">
                  <c:v>High risk 10%+</c:v>
                </c:pt>
              </c:strCache>
            </c:strRef>
          </c:tx>
          <c:spPr>
            <a:solidFill>
              <a:schemeClr val="accent2"/>
            </a:solidFill>
            <a:ln>
              <a:noFill/>
            </a:ln>
            <a:effectLst/>
          </c:spPr>
          <c:invertIfNegative val="0"/>
          <c:cat>
            <c:strRef>
              <c:f>Sheet1!$B$3:$B$7</c:f>
              <c:strCache>
                <c:ptCount val="5"/>
                <c:pt idx="0">
                  <c:v>&lt;50</c:v>
                </c:pt>
                <c:pt idx="1">
                  <c:v>50-59</c:v>
                </c:pt>
                <c:pt idx="2">
                  <c:v>60-69</c:v>
                </c:pt>
                <c:pt idx="3">
                  <c:v>70-79</c:v>
                </c:pt>
                <c:pt idx="4">
                  <c:v>80+</c:v>
                </c:pt>
              </c:strCache>
            </c:strRef>
          </c:cat>
          <c:val>
            <c:numRef>
              <c:f>Sheet1!$E$3:$E$7</c:f>
              <c:numCache>
                <c:formatCode>General</c:formatCode>
                <c:ptCount val="5"/>
                <c:pt idx="0">
                  <c:v>-2.0334569999999998</c:v>
                </c:pt>
                <c:pt idx="1">
                  <c:v>-1.1748829999999999</c:v>
                </c:pt>
                <c:pt idx="2">
                  <c:v>-0.79574789999999995</c:v>
                </c:pt>
                <c:pt idx="3">
                  <c:v>0.28578969999999998</c:v>
                </c:pt>
                <c:pt idx="4">
                  <c:v>1.9269179999999999</c:v>
                </c:pt>
              </c:numCache>
            </c:numRef>
          </c:val>
          <c:extLst>
            <c:ext xmlns:c16="http://schemas.microsoft.com/office/drawing/2014/chart" uri="{C3380CC4-5D6E-409C-BE32-E72D297353CC}">
              <c16:uniqueId val="{00000001-D368-4023-834B-7CB8712CE5DB}"/>
            </c:ext>
          </c:extLst>
        </c:ser>
        <c:dLbls>
          <c:showLegendKey val="0"/>
          <c:showVal val="0"/>
          <c:showCatName val="0"/>
          <c:showSerName val="0"/>
          <c:showPercent val="0"/>
          <c:showBubbleSize val="0"/>
        </c:dLbls>
        <c:gapWidth val="219"/>
        <c:axId val="1056965712"/>
        <c:axId val="1056975696"/>
      </c:barChart>
      <c:catAx>
        <c:axId val="1056965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 group</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6975696"/>
        <c:crosses val="autoZero"/>
        <c:auto val="1"/>
        <c:lblAlgn val="ctr"/>
        <c:lblOffset val="100"/>
        <c:tickMarkSkip val="1"/>
        <c:noMultiLvlLbl val="0"/>
      </c:catAx>
      <c:valAx>
        <c:axId val="1056975696"/>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Our score higher</a:t>
                </a:r>
                <a:endParaRPr lang="en-GB" sz="1000" b="0" i="0" u="none" strike="noStrike" baseline="0"/>
              </a:p>
              <a:p>
                <a:pPr>
                  <a:defRPr/>
                </a:pPr>
                <a:endParaRPr lang="en-GB" sz="1000" b="0" i="0" u="none" strike="noStrike" baseline="0"/>
              </a:p>
              <a:p>
                <a:pPr>
                  <a:defRPr/>
                </a:pPr>
                <a:endParaRPr lang="en-GB" sz="1000" b="0" i="0" u="none" strike="noStrike" baseline="0"/>
              </a:p>
              <a:p>
                <a:pPr>
                  <a:defRPr/>
                </a:pPr>
                <a:endParaRPr lang="en-GB" sz="1000" b="0" i="0" u="none" strike="noStrike" baseline="0"/>
              </a:p>
              <a:p>
                <a:pPr>
                  <a:defRPr/>
                </a:pPr>
                <a:r>
                  <a:rPr lang="en-GB" b="1"/>
                  <a:t>Difference</a:t>
                </a:r>
              </a:p>
              <a:p>
                <a:pPr>
                  <a:defRPr/>
                </a:pPr>
                <a:endParaRPr lang="en-GB"/>
              </a:p>
              <a:p>
                <a:pPr>
                  <a:defRPr/>
                </a:pPr>
                <a:endParaRPr lang="en-GB"/>
              </a:p>
              <a:p>
                <a:pPr>
                  <a:defRPr/>
                </a:pPr>
                <a:endParaRPr lang="en-GB"/>
              </a:p>
              <a:p>
                <a:pPr>
                  <a:defRPr/>
                </a:pPr>
                <a:r>
                  <a:rPr lang="en-GB"/>
                  <a:t>Our score lower</a:t>
                </a:r>
              </a:p>
            </c:rich>
          </c:tx>
          <c:layout>
            <c:manualLayout>
              <c:xMode val="edge"/>
              <c:yMode val="edge"/>
              <c:x val="7.8395061728395062E-3"/>
              <c:y val="0.11096428571428571"/>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6965712"/>
        <c:crosses val="autoZero"/>
        <c:crossBetween val="between"/>
      </c:valAx>
      <c:spPr>
        <a:noFill/>
        <a:ln>
          <a:noFill/>
        </a:ln>
        <a:effectLst/>
      </c:spPr>
    </c:plotArea>
    <c:legend>
      <c:legendPos val="b"/>
      <c:layout>
        <c:manualLayout>
          <c:xMode val="edge"/>
          <c:yMode val="edge"/>
          <c:x val="0.30742972451534706"/>
          <c:y val="0.91495476190476188"/>
          <c:w val="0.58896777437276981"/>
          <c:h val="8.50452380952380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245555555555557"/>
          <c:y val="6.0996810807954903E-2"/>
          <c:w val="0.68569012345679015"/>
          <c:h val="0.68890061119623403"/>
        </c:manualLayout>
      </c:layout>
      <c:barChart>
        <c:barDir val="col"/>
        <c:grouping val="clustered"/>
        <c:varyColors val="0"/>
        <c:ser>
          <c:idx val="0"/>
          <c:order val="0"/>
          <c:tx>
            <c:strRef>
              <c:f>Sheet1!$C$1</c:f>
              <c:strCache>
                <c:ptCount val="1"/>
                <c:pt idx="0">
                  <c:v>Low risk &lt;10%</c:v>
                </c:pt>
              </c:strCache>
            </c:strRef>
          </c:tx>
          <c:spPr>
            <a:solidFill>
              <a:schemeClr val="accent1"/>
            </a:solidFill>
            <a:ln w="25400">
              <a:noFill/>
            </a:ln>
            <a:effectLst/>
          </c:spPr>
          <c:invertIfNegative val="0"/>
          <c:cat>
            <c:strRef>
              <c:f>Sheet1!$B$3:$B$7</c:f>
              <c:strCache>
                <c:ptCount val="5"/>
                <c:pt idx="0">
                  <c:v>&lt;50</c:v>
                </c:pt>
                <c:pt idx="1">
                  <c:v>50-59</c:v>
                </c:pt>
                <c:pt idx="2">
                  <c:v>60-69</c:v>
                </c:pt>
                <c:pt idx="3">
                  <c:v>70-79</c:v>
                </c:pt>
                <c:pt idx="4">
                  <c:v>80+</c:v>
                </c:pt>
              </c:strCache>
            </c:strRef>
          </c:cat>
          <c:val>
            <c:numRef>
              <c:f>Sheet1!$C$3:$C$7</c:f>
              <c:numCache>
                <c:formatCode>General</c:formatCode>
                <c:ptCount val="5"/>
                <c:pt idx="0">
                  <c:v>-0.1996358</c:v>
                </c:pt>
                <c:pt idx="1">
                  <c:v>-0.2920142</c:v>
                </c:pt>
                <c:pt idx="2">
                  <c:v>-6.6410000000000002E-3</c:v>
                </c:pt>
                <c:pt idx="3">
                  <c:v>1.8168679999999999</c:v>
                </c:pt>
              </c:numCache>
            </c:numRef>
          </c:val>
          <c:extLst>
            <c:ext xmlns:c16="http://schemas.microsoft.com/office/drawing/2014/chart" uri="{C3380CC4-5D6E-409C-BE32-E72D297353CC}">
              <c16:uniqueId val="{00000000-34E2-4022-ABE7-C898AF60C376}"/>
            </c:ext>
          </c:extLst>
        </c:ser>
        <c:ser>
          <c:idx val="1"/>
          <c:order val="1"/>
          <c:tx>
            <c:strRef>
              <c:f>Sheet1!$E$1</c:f>
              <c:strCache>
                <c:ptCount val="1"/>
                <c:pt idx="0">
                  <c:v>High risk 10%+</c:v>
                </c:pt>
              </c:strCache>
            </c:strRef>
          </c:tx>
          <c:spPr>
            <a:solidFill>
              <a:schemeClr val="accent2"/>
            </a:solidFill>
            <a:ln>
              <a:noFill/>
            </a:ln>
            <a:effectLst/>
          </c:spPr>
          <c:invertIfNegative val="0"/>
          <c:cat>
            <c:strRef>
              <c:f>Sheet1!$B$3:$B$7</c:f>
              <c:strCache>
                <c:ptCount val="5"/>
                <c:pt idx="0">
                  <c:v>&lt;50</c:v>
                </c:pt>
                <c:pt idx="1">
                  <c:v>50-59</c:v>
                </c:pt>
                <c:pt idx="2">
                  <c:v>60-69</c:v>
                </c:pt>
                <c:pt idx="3">
                  <c:v>70-79</c:v>
                </c:pt>
                <c:pt idx="4">
                  <c:v>80+</c:v>
                </c:pt>
              </c:strCache>
            </c:strRef>
          </c:cat>
          <c:val>
            <c:numRef>
              <c:f>Sheet1!$E$3:$E$7</c:f>
              <c:numCache>
                <c:formatCode>General</c:formatCode>
                <c:ptCount val="5"/>
                <c:pt idx="0">
                  <c:v>-2.1926160000000001</c:v>
                </c:pt>
                <c:pt idx="1">
                  <c:v>-1.4916020000000001</c:v>
                </c:pt>
                <c:pt idx="2">
                  <c:v>-0.93878790000000001</c:v>
                </c:pt>
                <c:pt idx="3">
                  <c:v>0.1043996</c:v>
                </c:pt>
                <c:pt idx="4">
                  <c:v>1.9327369999999999</c:v>
                </c:pt>
              </c:numCache>
            </c:numRef>
          </c:val>
          <c:extLst>
            <c:ext xmlns:c16="http://schemas.microsoft.com/office/drawing/2014/chart" uri="{C3380CC4-5D6E-409C-BE32-E72D297353CC}">
              <c16:uniqueId val="{00000001-34E2-4022-ABE7-C898AF60C376}"/>
            </c:ext>
          </c:extLst>
        </c:ser>
        <c:dLbls>
          <c:showLegendKey val="0"/>
          <c:showVal val="0"/>
          <c:showCatName val="0"/>
          <c:showSerName val="0"/>
          <c:showPercent val="0"/>
          <c:showBubbleSize val="0"/>
        </c:dLbls>
        <c:gapWidth val="219"/>
        <c:axId val="1056965712"/>
        <c:axId val="1056975696"/>
      </c:barChart>
      <c:catAx>
        <c:axId val="1056965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 group</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6975696"/>
        <c:crosses val="autoZero"/>
        <c:auto val="1"/>
        <c:lblAlgn val="ctr"/>
        <c:lblOffset val="100"/>
        <c:tickMarkSkip val="1"/>
        <c:noMultiLvlLbl val="0"/>
      </c:catAx>
      <c:valAx>
        <c:axId val="1056975696"/>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Our score higher</a:t>
                </a:r>
                <a:endParaRPr lang="en-GB" sz="1000" b="0" i="0" u="none" strike="noStrike" baseline="0"/>
              </a:p>
              <a:p>
                <a:pPr>
                  <a:defRPr/>
                </a:pPr>
                <a:endParaRPr lang="en-GB" sz="1000" b="0" i="0" u="none" strike="noStrike" baseline="0"/>
              </a:p>
              <a:p>
                <a:pPr>
                  <a:defRPr/>
                </a:pPr>
                <a:endParaRPr lang="en-GB" sz="1000" b="0" i="0" u="none" strike="noStrike" baseline="0"/>
              </a:p>
              <a:p>
                <a:pPr>
                  <a:defRPr/>
                </a:pPr>
                <a:endParaRPr lang="en-GB" sz="1000" b="0" i="0" u="none" strike="noStrike" baseline="0"/>
              </a:p>
              <a:p>
                <a:pPr>
                  <a:defRPr/>
                </a:pPr>
                <a:r>
                  <a:rPr lang="en-GB" b="1"/>
                  <a:t>Difference</a:t>
                </a:r>
              </a:p>
              <a:p>
                <a:pPr>
                  <a:defRPr/>
                </a:pPr>
                <a:endParaRPr lang="en-GB"/>
              </a:p>
              <a:p>
                <a:pPr>
                  <a:defRPr/>
                </a:pPr>
                <a:endParaRPr lang="en-GB"/>
              </a:p>
              <a:p>
                <a:pPr>
                  <a:defRPr/>
                </a:pPr>
                <a:endParaRPr lang="en-GB"/>
              </a:p>
              <a:p>
                <a:pPr>
                  <a:defRPr/>
                </a:pPr>
                <a:r>
                  <a:rPr lang="en-GB"/>
                  <a:t>Our score lower</a:t>
                </a:r>
              </a:p>
            </c:rich>
          </c:tx>
          <c:layout>
            <c:manualLayout>
              <c:xMode val="edge"/>
              <c:yMode val="edge"/>
              <c:x val="7.8395061728395062E-3"/>
              <c:y val="0.11096428571428571"/>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6965712"/>
        <c:crosses val="autoZero"/>
        <c:crossBetween val="between"/>
      </c:valAx>
      <c:spPr>
        <a:noFill/>
        <a:ln>
          <a:noFill/>
        </a:ln>
        <a:effectLst/>
      </c:spPr>
    </c:plotArea>
    <c:legend>
      <c:legendPos val="b"/>
      <c:layout>
        <c:manualLayout>
          <c:xMode val="edge"/>
          <c:yMode val="edge"/>
          <c:x val="0.30742972451534706"/>
          <c:y val="0.91495476190476188"/>
          <c:w val="0.58896777437276981"/>
          <c:h val="8.50452380952380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12067901234572"/>
          <c:y val="6.0996810807954903E-2"/>
          <c:w val="0.68802499999999989"/>
          <c:h val="0.60519352634942203"/>
        </c:manualLayout>
      </c:layout>
      <c:barChart>
        <c:barDir val="col"/>
        <c:grouping val="clustered"/>
        <c:varyColors val="0"/>
        <c:ser>
          <c:idx val="0"/>
          <c:order val="0"/>
          <c:tx>
            <c:strRef>
              <c:f>Sheet1!$C$2</c:f>
              <c:strCache>
                <c:ptCount val="1"/>
                <c:pt idx="0">
                  <c:v>GP recorded risk &lt;10%</c:v>
                </c:pt>
              </c:strCache>
            </c:strRef>
          </c:tx>
          <c:spPr>
            <a:solidFill>
              <a:schemeClr val="accent1"/>
            </a:solidFill>
            <a:ln>
              <a:noFill/>
            </a:ln>
            <a:effectLst/>
          </c:spPr>
          <c:invertIfNegative val="0"/>
          <c:cat>
            <c:strRef>
              <c:f>Sheet1!$B$13:$B$21</c:f>
              <c:strCache>
                <c:ptCount val="9"/>
                <c:pt idx="0">
                  <c:v>white/not recorded</c:v>
                </c:pt>
                <c:pt idx="1">
                  <c:v>Indian</c:v>
                </c:pt>
                <c:pt idx="2">
                  <c:v>Pakistani</c:v>
                </c:pt>
                <c:pt idx="3">
                  <c:v>Bangldeshi</c:v>
                </c:pt>
                <c:pt idx="4">
                  <c:v>Other Asian</c:v>
                </c:pt>
                <c:pt idx="5">
                  <c:v>Black Caribbean</c:v>
                </c:pt>
                <c:pt idx="6">
                  <c:v>Black African</c:v>
                </c:pt>
                <c:pt idx="7">
                  <c:v>Chinese</c:v>
                </c:pt>
                <c:pt idx="8">
                  <c:v>Other</c:v>
                </c:pt>
              </c:strCache>
            </c:strRef>
          </c:cat>
          <c:val>
            <c:numRef>
              <c:f>Sheet1!$C$13:$C$21</c:f>
              <c:numCache>
                <c:formatCode>General</c:formatCode>
                <c:ptCount val="9"/>
                <c:pt idx="0">
                  <c:v>8.3330000000000003E-4</c:v>
                </c:pt>
                <c:pt idx="1">
                  <c:v>-0.1682485</c:v>
                </c:pt>
                <c:pt idx="2">
                  <c:v>0.10388029999999999</c:v>
                </c:pt>
                <c:pt idx="3">
                  <c:v>-0.14938709999999999</c:v>
                </c:pt>
                <c:pt idx="4">
                  <c:v>0.43718829999999997</c:v>
                </c:pt>
                <c:pt idx="5">
                  <c:v>-0.62140390000000001</c:v>
                </c:pt>
                <c:pt idx="6">
                  <c:v>-0.35364250000000003</c:v>
                </c:pt>
                <c:pt idx="7">
                  <c:v>0.27317999999999998</c:v>
                </c:pt>
                <c:pt idx="8">
                  <c:v>-0.66311220000000004</c:v>
                </c:pt>
              </c:numCache>
            </c:numRef>
          </c:val>
          <c:extLst>
            <c:ext xmlns:c16="http://schemas.microsoft.com/office/drawing/2014/chart" uri="{C3380CC4-5D6E-409C-BE32-E72D297353CC}">
              <c16:uniqueId val="{00000000-B2BC-41B1-A4BB-C7E077AAA00E}"/>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Sheet1!$B$13:$B$21</c:f>
              <c:strCache>
                <c:ptCount val="9"/>
                <c:pt idx="0">
                  <c:v>white/not recorded</c:v>
                </c:pt>
                <c:pt idx="1">
                  <c:v>Indian</c:v>
                </c:pt>
                <c:pt idx="2">
                  <c:v>Pakistani</c:v>
                </c:pt>
                <c:pt idx="3">
                  <c:v>Bangldeshi</c:v>
                </c:pt>
                <c:pt idx="4">
                  <c:v>Other Asian</c:v>
                </c:pt>
                <c:pt idx="5">
                  <c:v>Black Caribbean</c:v>
                </c:pt>
                <c:pt idx="6">
                  <c:v>Black African</c:v>
                </c:pt>
                <c:pt idx="7">
                  <c:v>Chinese</c:v>
                </c:pt>
                <c:pt idx="8">
                  <c:v>Other</c:v>
                </c:pt>
              </c:strCache>
            </c:strRef>
          </c:cat>
          <c:val>
            <c:numRef>
              <c:f>Sheet1!$E$13:$E$21</c:f>
              <c:numCache>
                <c:formatCode>General</c:formatCode>
                <c:ptCount val="9"/>
                <c:pt idx="0">
                  <c:v>0.20842430000000001</c:v>
                </c:pt>
                <c:pt idx="1">
                  <c:v>-1.253933</c:v>
                </c:pt>
                <c:pt idx="2">
                  <c:v>-0.71559729999999999</c:v>
                </c:pt>
                <c:pt idx="3">
                  <c:v>7.4592500000000006E-2</c:v>
                </c:pt>
                <c:pt idx="4">
                  <c:v>0.3050542</c:v>
                </c:pt>
                <c:pt idx="5">
                  <c:v>-2.2207690000000002</c:v>
                </c:pt>
                <c:pt idx="6">
                  <c:v>-1.30202</c:v>
                </c:pt>
                <c:pt idx="7">
                  <c:v>-1.6776960000000001</c:v>
                </c:pt>
                <c:pt idx="8">
                  <c:v>-2.8986499999999999</c:v>
                </c:pt>
              </c:numCache>
            </c:numRef>
          </c:val>
          <c:extLst>
            <c:ext xmlns:c16="http://schemas.microsoft.com/office/drawing/2014/chart" uri="{C3380CC4-5D6E-409C-BE32-E72D297353CC}">
              <c16:uniqueId val="{00000001-B2BC-41B1-A4BB-C7E077AAA00E}"/>
            </c:ext>
          </c:extLst>
        </c:ser>
        <c:dLbls>
          <c:showLegendKey val="0"/>
          <c:showVal val="0"/>
          <c:showCatName val="0"/>
          <c:showSerName val="0"/>
          <c:showPercent val="0"/>
          <c:showBubbleSize val="0"/>
        </c:dLbls>
        <c:gapWidth val="219"/>
        <c:axId val="1109875744"/>
        <c:axId val="1018792624"/>
      </c:barChart>
      <c:catAx>
        <c:axId val="1109875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Ethnic group</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8792624"/>
        <c:crosses val="autoZero"/>
        <c:auto val="1"/>
        <c:lblAlgn val="ctr"/>
        <c:lblOffset val="100"/>
        <c:tickMarkSkip val="1"/>
        <c:noMultiLvlLbl val="0"/>
      </c:catAx>
      <c:valAx>
        <c:axId val="1018792624"/>
        <c:scaling>
          <c:orientation val="minMax"/>
          <c:max val="5.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5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865401234567906"/>
          <c:y val="6.9367415492983295E-2"/>
          <c:w val="0.67949166666666672"/>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Sheet1!$B$24:$B$25</c:f>
              <c:strCache>
                <c:ptCount val="2"/>
                <c:pt idx="0">
                  <c:v>No</c:v>
                </c:pt>
                <c:pt idx="1">
                  <c:v>Yes</c:v>
                </c:pt>
              </c:strCache>
            </c:strRef>
          </c:cat>
          <c:val>
            <c:numRef>
              <c:f>Sheet1!$C$24:$C$25</c:f>
              <c:numCache>
                <c:formatCode>General</c:formatCode>
                <c:ptCount val="2"/>
                <c:pt idx="0">
                  <c:v>-0.2156613</c:v>
                </c:pt>
                <c:pt idx="1">
                  <c:v>0.87690369999999995</c:v>
                </c:pt>
              </c:numCache>
            </c:numRef>
          </c:val>
          <c:extLst>
            <c:ext xmlns:c16="http://schemas.microsoft.com/office/drawing/2014/chart" uri="{C3380CC4-5D6E-409C-BE32-E72D297353CC}">
              <c16:uniqueId val="{00000000-4A2B-4D1A-803A-76F1B86FFCC2}"/>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Sheet1!$B$24:$B$25</c:f>
              <c:strCache>
                <c:ptCount val="2"/>
                <c:pt idx="0">
                  <c:v>No</c:v>
                </c:pt>
                <c:pt idx="1">
                  <c:v>Yes</c:v>
                </c:pt>
              </c:strCache>
            </c:strRef>
          </c:cat>
          <c:val>
            <c:numRef>
              <c:f>Sheet1!$E$24:$E$25</c:f>
              <c:numCache>
                <c:formatCode>General</c:formatCode>
                <c:ptCount val="2"/>
                <c:pt idx="0">
                  <c:v>-0.69285260000000004</c:v>
                </c:pt>
                <c:pt idx="1">
                  <c:v>2.329243</c:v>
                </c:pt>
              </c:numCache>
            </c:numRef>
          </c:val>
          <c:extLst>
            <c:ext xmlns:c16="http://schemas.microsoft.com/office/drawing/2014/chart" uri="{C3380CC4-5D6E-409C-BE32-E72D297353CC}">
              <c16:uniqueId val="{00000001-4A2B-4D1A-803A-76F1B86FFCC2}"/>
            </c:ext>
          </c:extLst>
        </c:ser>
        <c:dLbls>
          <c:showLegendKey val="0"/>
          <c:showVal val="0"/>
          <c:showCatName val="0"/>
          <c:showSerName val="0"/>
          <c:showPercent val="0"/>
          <c:showBubbleSize val="0"/>
        </c:dLbls>
        <c:gapWidth val="219"/>
        <c:axId val="1123838208"/>
        <c:axId val="1124023344"/>
      </c:barChart>
      <c:catAx>
        <c:axId val="112383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Type 1 diabetes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4023344"/>
        <c:crosses val="autoZero"/>
        <c:auto val="1"/>
        <c:lblAlgn val="ctr"/>
        <c:lblOffset val="100"/>
        <c:tickMarkSkip val="1"/>
        <c:noMultiLvlLbl val="0"/>
      </c:catAx>
      <c:valAx>
        <c:axId val="1124023344"/>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8382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187993827160502"/>
          <c:y val="6.9367415492983295E-2"/>
          <c:w val="0.67626574074074075"/>
          <c:h val="0.665669841269841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Sheet1!$B$28:$B$29</c:f>
              <c:strCache>
                <c:ptCount val="2"/>
                <c:pt idx="0">
                  <c:v>No</c:v>
                </c:pt>
                <c:pt idx="1">
                  <c:v>Yes</c:v>
                </c:pt>
              </c:strCache>
            </c:strRef>
          </c:cat>
          <c:val>
            <c:numRef>
              <c:f>Sheet1!$C$28:$C$29</c:f>
              <c:numCache>
                <c:formatCode>General</c:formatCode>
                <c:ptCount val="2"/>
                <c:pt idx="0">
                  <c:v>-0.2327418</c:v>
                </c:pt>
                <c:pt idx="1">
                  <c:v>1.0717460000000001</c:v>
                </c:pt>
              </c:numCache>
            </c:numRef>
          </c:val>
          <c:extLst>
            <c:ext xmlns:c16="http://schemas.microsoft.com/office/drawing/2014/chart" uri="{C3380CC4-5D6E-409C-BE32-E72D297353CC}">
              <c16:uniqueId val="{00000000-D24D-4CF7-99F1-0457ECB77597}"/>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Sheet1!$B$28:$B$29</c:f>
              <c:strCache>
                <c:ptCount val="2"/>
                <c:pt idx="0">
                  <c:v>No</c:v>
                </c:pt>
                <c:pt idx="1">
                  <c:v>Yes</c:v>
                </c:pt>
              </c:strCache>
            </c:strRef>
          </c:cat>
          <c:val>
            <c:numRef>
              <c:f>Sheet1!$E$28:$E$29</c:f>
              <c:numCache>
                <c:formatCode>General</c:formatCode>
                <c:ptCount val="2"/>
                <c:pt idx="0">
                  <c:v>-0.78311600000000003</c:v>
                </c:pt>
                <c:pt idx="1">
                  <c:v>2.0944000000000001E-2</c:v>
                </c:pt>
              </c:numCache>
            </c:numRef>
          </c:val>
          <c:extLst>
            <c:ext xmlns:c16="http://schemas.microsoft.com/office/drawing/2014/chart" uri="{C3380CC4-5D6E-409C-BE32-E72D297353CC}">
              <c16:uniqueId val="{00000001-D24D-4CF7-99F1-0457ECB77597}"/>
            </c:ext>
          </c:extLst>
        </c:ser>
        <c:dLbls>
          <c:showLegendKey val="0"/>
          <c:showVal val="0"/>
          <c:showCatName val="0"/>
          <c:showSerName val="0"/>
          <c:showPercent val="0"/>
          <c:showBubbleSize val="0"/>
        </c:dLbls>
        <c:gapWidth val="219"/>
        <c:axId val="1149319104"/>
        <c:axId val="1129026832"/>
      </c:barChart>
      <c:catAx>
        <c:axId val="1149319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Type 2 diabetes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9026832"/>
        <c:crosses val="autoZero"/>
        <c:auto val="1"/>
        <c:lblAlgn val="ctr"/>
        <c:lblOffset val="100"/>
        <c:tickMarkSkip val="1"/>
        <c:noMultiLvlLbl val="0"/>
      </c:catAx>
      <c:valAx>
        <c:axId val="1129026832"/>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Our score higher</a:t>
                </a:r>
              </a:p>
              <a:p>
                <a:pPr>
                  <a:defRPr/>
                </a:pPr>
                <a:endParaRPr lang="en-GB"/>
              </a:p>
              <a:p>
                <a:pPr>
                  <a:defRPr/>
                </a:pPr>
                <a:endParaRPr lang="en-GB"/>
              </a:p>
              <a:p>
                <a:pPr>
                  <a:defRPr/>
                </a:pPr>
                <a:endParaRPr lang="en-GB"/>
              </a:p>
              <a:p>
                <a:pPr>
                  <a:defRPr/>
                </a:pPr>
                <a:r>
                  <a:rPr lang="en-GB" b="1"/>
                  <a:t>Difference</a:t>
                </a:r>
              </a:p>
              <a:p>
                <a:pPr>
                  <a:defRPr/>
                </a:pPr>
                <a:endParaRPr lang="en-GB"/>
              </a:p>
              <a:p>
                <a:pPr>
                  <a:defRPr/>
                </a:pPr>
                <a:endParaRPr lang="en-GB"/>
              </a:p>
              <a:p>
                <a:pPr>
                  <a:defRPr/>
                </a:pPr>
                <a:endParaRPr lang="en-GB"/>
              </a:p>
              <a:p>
                <a:pPr>
                  <a:defRPr/>
                </a:pPr>
                <a:r>
                  <a:rPr lang="en-GB"/>
                  <a:t>Our score lower</a:t>
                </a:r>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3191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042746913580253"/>
          <c:y val="6.9367415492983295E-2"/>
          <c:w val="0.67771820987654319"/>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Sheet1!$B$32:$B$33</c:f>
              <c:strCache>
                <c:ptCount val="2"/>
                <c:pt idx="0">
                  <c:v>No</c:v>
                </c:pt>
                <c:pt idx="1">
                  <c:v>Yes</c:v>
                </c:pt>
              </c:strCache>
            </c:strRef>
          </c:cat>
          <c:val>
            <c:numRef>
              <c:f>Sheet1!$C$32:$C$33</c:f>
              <c:numCache>
                <c:formatCode>General</c:formatCode>
                <c:ptCount val="2"/>
                <c:pt idx="0">
                  <c:v>-0.23063420000000001</c:v>
                </c:pt>
                <c:pt idx="1">
                  <c:v>-6.4418500000000004E-2</c:v>
                </c:pt>
              </c:numCache>
            </c:numRef>
          </c:val>
          <c:extLst>
            <c:ext xmlns:c16="http://schemas.microsoft.com/office/drawing/2014/chart" uri="{C3380CC4-5D6E-409C-BE32-E72D297353CC}">
              <c16:uniqueId val="{00000000-B59F-4CEE-89E6-3942B2F22BF4}"/>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Sheet1!$B$32:$B$33</c:f>
              <c:strCache>
                <c:ptCount val="2"/>
                <c:pt idx="0">
                  <c:v>No</c:v>
                </c:pt>
                <c:pt idx="1">
                  <c:v>Yes</c:v>
                </c:pt>
              </c:strCache>
            </c:strRef>
          </c:cat>
          <c:val>
            <c:numRef>
              <c:f>Sheet1!$E$32:$E$33</c:f>
              <c:numCache>
                <c:formatCode>General</c:formatCode>
                <c:ptCount val="2"/>
                <c:pt idx="0">
                  <c:v>-0.58457959999999998</c:v>
                </c:pt>
                <c:pt idx="1">
                  <c:v>-1.1264879999999999</c:v>
                </c:pt>
              </c:numCache>
            </c:numRef>
          </c:val>
          <c:extLst>
            <c:ext xmlns:c16="http://schemas.microsoft.com/office/drawing/2014/chart" uri="{C3380CC4-5D6E-409C-BE32-E72D297353CC}">
              <c16:uniqueId val="{00000001-B59F-4CEE-89E6-3942B2F22BF4}"/>
            </c:ext>
          </c:extLst>
        </c:ser>
        <c:dLbls>
          <c:showLegendKey val="0"/>
          <c:showVal val="0"/>
          <c:showCatName val="0"/>
          <c:showSerName val="0"/>
          <c:showPercent val="0"/>
          <c:showBubbleSize val="0"/>
        </c:dLbls>
        <c:gapWidth val="219"/>
        <c:axId val="1167424048"/>
        <c:axId val="1151370304"/>
      </c:barChart>
      <c:catAx>
        <c:axId val="1167424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Family</a:t>
                </a:r>
                <a:r>
                  <a:rPr lang="en-US" baseline="0"/>
                  <a:t> history of CVD</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1370304"/>
        <c:crosses val="autoZero"/>
        <c:auto val="1"/>
        <c:lblAlgn val="ctr"/>
        <c:lblOffset val="100"/>
        <c:tickMarkSkip val="1"/>
        <c:noMultiLvlLbl val="0"/>
      </c:catAx>
      <c:valAx>
        <c:axId val="1151370304"/>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p>
              <a:p>
                <a:pPr>
                  <a:defRPr/>
                </a:pPr>
                <a:endParaRPr lang="en-GB" sz="1000" b="0" i="0" baseline="0">
                  <a:effectLst/>
                </a:endParaRPr>
              </a:p>
              <a:p>
                <a:pPr>
                  <a:defRPr/>
                </a:pPr>
                <a:endParaRPr lang="en-GB" sz="1000" b="0" i="0" baseline="0">
                  <a:effectLst/>
                </a:endParaRPr>
              </a:p>
              <a:p>
                <a:pPr>
                  <a:defRPr/>
                </a:pPr>
                <a:endParaRPr lang="en-GB" sz="100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74240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22811728395062"/>
          <c:y val="6.9367415492983295E-2"/>
          <c:w val="0.69586450617283946"/>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Sheet1!$B$36:$B$37</c:f>
              <c:strCache>
                <c:ptCount val="2"/>
                <c:pt idx="0">
                  <c:v>No</c:v>
                </c:pt>
                <c:pt idx="1">
                  <c:v>Yes</c:v>
                </c:pt>
              </c:strCache>
            </c:strRef>
          </c:cat>
          <c:val>
            <c:numRef>
              <c:f>Sheet1!$C$36:$C$37</c:f>
              <c:numCache>
                <c:formatCode>General</c:formatCode>
                <c:ptCount val="2"/>
                <c:pt idx="0">
                  <c:v>-0.21293619999999999</c:v>
                </c:pt>
                <c:pt idx="1">
                  <c:v>-0.1172069</c:v>
                </c:pt>
              </c:numCache>
            </c:numRef>
          </c:val>
          <c:extLst>
            <c:ext xmlns:c16="http://schemas.microsoft.com/office/drawing/2014/chart" uri="{C3380CC4-5D6E-409C-BE32-E72D297353CC}">
              <c16:uniqueId val="{00000000-6D1E-4947-8A92-F48D6CAD2900}"/>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Sheet1!$B$36:$B$37</c:f>
              <c:strCache>
                <c:ptCount val="2"/>
                <c:pt idx="0">
                  <c:v>No</c:v>
                </c:pt>
                <c:pt idx="1">
                  <c:v>Yes</c:v>
                </c:pt>
              </c:strCache>
            </c:strRef>
          </c:cat>
          <c:val>
            <c:numRef>
              <c:f>Sheet1!$E$36:$E$37</c:f>
              <c:numCache>
                <c:formatCode>General</c:formatCode>
                <c:ptCount val="2"/>
                <c:pt idx="0">
                  <c:v>-0.66674549999999999</c:v>
                </c:pt>
                <c:pt idx="1">
                  <c:v>-0.90991339999999998</c:v>
                </c:pt>
              </c:numCache>
            </c:numRef>
          </c:val>
          <c:extLst>
            <c:ext xmlns:c16="http://schemas.microsoft.com/office/drawing/2014/chart" uri="{C3380CC4-5D6E-409C-BE32-E72D297353CC}">
              <c16:uniqueId val="{00000001-6D1E-4947-8A92-F48D6CAD2900}"/>
            </c:ext>
          </c:extLst>
        </c:ser>
        <c:dLbls>
          <c:showLegendKey val="0"/>
          <c:showVal val="0"/>
          <c:showCatName val="0"/>
          <c:showSerName val="0"/>
          <c:showPercent val="0"/>
          <c:showBubbleSize val="0"/>
        </c:dLbls>
        <c:gapWidth val="219"/>
        <c:axId val="1116851712"/>
        <c:axId val="1117322160"/>
      </c:barChart>
      <c:catAx>
        <c:axId val="1116851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Rheumatoid arthritis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322160"/>
        <c:crosses val="autoZero"/>
        <c:auto val="1"/>
        <c:lblAlgn val="ctr"/>
        <c:lblOffset val="100"/>
        <c:tickMarkSkip val="1"/>
        <c:noMultiLvlLbl val="0"/>
      </c:catAx>
      <c:valAx>
        <c:axId val="1117322160"/>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68517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00833333333336"/>
          <c:y val="6.9367415492983295E-2"/>
          <c:w val="0.6881373456790123"/>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Sheet1!$B$40:$B$41</c:f>
              <c:strCache>
                <c:ptCount val="2"/>
                <c:pt idx="0">
                  <c:v>No</c:v>
                </c:pt>
                <c:pt idx="1">
                  <c:v>Yes</c:v>
                </c:pt>
              </c:strCache>
            </c:strRef>
          </c:cat>
          <c:val>
            <c:numRef>
              <c:f>Sheet1!$C$40:$C$41</c:f>
              <c:numCache>
                <c:formatCode>General</c:formatCode>
                <c:ptCount val="2"/>
                <c:pt idx="0">
                  <c:v>-0.21475330000000001</c:v>
                </c:pt>
                <c:pt idx="1">
                  <c:v>3.145899</c:v>
                </c:pt>
              </c:numCache>
            </c:numRef>
          </c:val>
          <c:extLst>
            <c:ext xmlns:c16="http://schemas.microsoft.com/office/drawing/2014/chart" uri="{C3380CC4-5D6E-409C-BE32-E72D297353CC}">
              <c16:uniqueId val="{00000000-9D42-4691-B6F7-360CC939F665}"/>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Sheet1!$B$40:$B$41</c:f>
              <c:strCache>
                <c:ptCount val="2"/>
                <c:pt idx="0">
                  <c:v>No</c:v>
                </c:pt>
                <c:pt idx="1">
                  <c:v>Yes</c:v>
                </c:pt>
              </c:strCache>
            </c:strRef>
          </c:cat>
          <c:val>
            <c:numRef>
              <c:f>Sheet1!$E$40:$E$41</c:f>
              <c:numCache>
                <c:formatCode>General</c:formatCode>
                <c:ptCount val="2"/>
                <c:pt idx="0">
                  <c:v>-0.70428519999999994</c:v>
                </c:pt>
                <c:pt idx="1">
                  <c:v>0.285464</c:v>
                </c:pt>
              </c:numCache>
            </c:numRef>
          </c:val>
          <c:extLst>
            <c:ext xmlns:c16="http://schemas.microsoft.com/office/drawing/2014/chart" uri="{C3380CC4-5D6E-409C-BE32-E72D297353CC}">
              <c16:uniqueId val="{00000001-9D42-4691-B6F7-360CC939F665}"/>
            </c:ext>
          </c:extLst>
        </c:ser>
        <c:dLbls>
          <c:showLegendKey val="0"/>
          <c:showVal val="0"/>
          <c:showCatName val="0"/>
          <c:showSerName val="0"/>
          <c:showPercent val="0"/>
          <c:showBubbleSize val="0"/>
        </c:dLbls>
        <c:gapWidth val="219"/>
        <c:axId val="1154683968"/>
        <c:axId val="1155020400"/>
      </c:barChart>
      <c:catAx>
        <c:axId val="1154683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Atrial fibrillation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020400"/>
        <c:crosses val="autoZero"/>
        <c:auto val="1"/>
        <c:lblAlgn val="ctr"/>
        <c:lblOffset val="100"/>
        <c:tickMarkSkip val="1"/>
        <c:noMultiLvlLbl val="0"/>
      </c:catAx>
      <c:valAx>
        <c:axId val="1155020400"/>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6839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06388888888889"/>
          <c:y val="6.9367415492983295E-2"/>
          <c:w val="0.68808148148148152"/>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Sheet1!$B$44:$B$45</c:f>
              <c:strCache>
                <c:ptCount val="2"/>
                <c:pt idx="0">
                  <c:v>No</c:v>
                </c:pt>
                <c:pt idx="1">
                  <c:v>Yes</c:v>
                </c:pt>
              </c:strCache>
            </c:strRef>
          </c:cat>
          <c:val>
            <c:numRef>
              <c:f>Sheet1!$C$44:$C$45</c:f>
              <c:numCache>
                <c:formatCode>General</c:formatCode>
                <c:ptCount val="2"/>
                <c:pt idx="0">
                  <c:v>-0.2137146</c:v>
                </c:pt>
                <c:pt idx="1">
                  <c:v>1.1342179999999999</c:v>
                </c:pt>
              </c:numCache>
            </c:numRef>
          </c:val>
          <c:extLst>
            <c:ext xmlns:c16="http://schemas.microsoft.com/office/drawing/2014/chart" uri="{C3380CC4-5D6E-409C-BE32-E72D297353CC}">
              <c16:uniqueId val="{00000000-FFDC-4BB8-92F0-CEB3757F35AA}"/>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Sheet1!$B$44:$B$45</c:f>
              <c:strCache>
                <c:ptCount val="2"/>
                <c:pt idx="0">
                  <c:v>No</c:v>
                </c:pt>
                <c:pt idx="1">
                  <c:v>Yes</c:v>
                </c:pt>
              </c:strCache>
            </c:strRef>
          </c:cat>
          <c:val>
            <c:numRef>
              <c:f>Sheet1!$E$44:$E$45</c:f>
              <c:numCache>
                <c:formatCode>General</c:formatCode>
                <c:ptCount val="2"/>
                <c:pt idx="0">
                  <c:v>-0.70387379999999999</c:v>
                </c:pt>
                <c:pt idx="1">
                  <c:v>4.349043</c:v>
                </c:pt>
              </c:numCache>
            </c:numRef>
          </c:val>
          <c:extLst>
            <c:ext xmlns:c16="http://schemas.microsoft.com/office/drawing/2014/chart" uri="{C3380CC4-5D6E-409C-BE32-E72D297353CC}">
              <c16:uniqueId val="{00000001-FFDC-4BB8-92F0-CEB3757F35AA}"/>
            </c:ext>
          </c:extLst>
        </c:ser>
        <c:dLbls>
          <c:showLegendKey val="0"/>
          <c:showVal val="0"/>
          <c:showCatName val="0"/>
          <c:showSerName val="0"/>
          <c:showPercent val="0"/>
          <c:showBubbleSize val="0"/>
        </c:dLbls>
        <c:gapWidth val="219"/>
        <c:axId val="1154841344"/>
        <c:axId val="1154869216"/>
      </c:barChart>
      <c:catAx>
        <c:axId val="1154841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CKD</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869216"/>
        <c:crosses val="autoZero"/>
        <c:auto val="1"/>
        <c:lblAlgn val="ctr"/>
        <c:lblOffset val="100"/>
        <c:tickMarkSkip val="1"/>
        <c:noMultiLvlLbl val="0"/>
      </c:catAx>
      <c:valAx>
        <c:axId val="1154869216"/>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841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784783950617282"/>
          <c:y val="6.9367415492983295E-2"/>
          <c:w val="0.68029783950617284"/>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Sheet1!$B$48:$B$51</c:f>
              <c:strCache>
                <c:ptCount val="4"/>
                <c:pt idx="0">
                  <c:v>20-24.99</c:v>
                </c:pt>
                <c:pt idx="1">
                  <c:v>25-29.99</c:v>
                </c:pt>
                <c:pt idx="2">
                  <c:v>30-34.99</c:v>
                </c:pt>
                <c:pt idx="3">
                  <c:v>35+</c:v>
                </c:pt>
              </c:strCache>
            </c:strRef>
          </c:cat>
          <c:val>
            <c:numRef>
              <c:f>Sheet1!$C$48:$C$51</c:f>
              <c:numCache>
                <c:formatCode>General</c:formatCode>
                <c:ptCount val="4"/>
                <c:pt idx="0">
                  <c:v>-0.16819870000000001</c:v>
                </c:pt>
                <c:pt idx="1">
                  <c:v>-0.23026279999999999</c:v>
                </c:pt>
                <c:pt idx="2">
                  <c:v>-0.28406419999999999</c:v>
                </c:pt>
                <c:pt idx="3">
                  <c:v>-0.17089280000000001</c:v>
                </c:pt>
              </c:numCache>
            </c:numRef>
          </c:val>
          <c:extLst>
            <c:ext xmlns:c16="http://schemas.microsoft.com/office/drawing/2014/chart" uri="{C3380CC4-5D6E-409C-BE32-E72D297353CC}">
              <c16:uniqueId val="{00000000-07A5-4364-9229-39BE612B3962}"/>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Sheet1!$B$48:$B$51</c:f>
              <c:strCache>
                <c:ptCount val="4"/>
                <c:pt idx="0">
                  <c:v>20-24.99</c:v>
                </c:pt>
                <c:pt idx="1">
                  <c:v>25-29.99</c:v>
                </c:pt>
                <c:pt idx="2">
                  <c:v>30-34.99</c:v>
                </c:pt>
                <c:pt idx="3">
                  <c:v>35+</c:v>
                </c:pt>
              </c:strCache>
            </c:strRef>
          </c:cat>
          <c:val>
            <c:numRef>
              <c:f>Sheet1!$E$48:$E$51</c:f>
              <c:numCache>
                <c:formatCode>General</c:formatCode>
                <c:ptCount val="4"/>
                <c:pt idx="0">
                  <c:v>-0.32414569999999998</c:v>
                </c:pt>
                <c:pt idx="1">
                  <c:v>-0.75210869999999996</c:v>
                </c:pt>
                <c:pt idx="2">
                  <c:v>-0.85771050000000004</c:v>
                </c:pt>
                <c:pt idx="3">
                  <c:v>-0.8478985</c:v>
                </c:pt>
              </c:numCache>
            </c:numRef>
          </c:val>
          <c:extLst>
            <c:ext xmlns:c16="http://schemas.microsoft.com/office/drawing/2014/chart" uri="{C3380CC4-5D6E-409C-BE32-E72D297353CC}">
              <c16:uniqueId val="{00000001-07A5-4364-9229-39BE612B3962}"/>
            </c:ext>
          </c:extLst>
        </c:ser>
        <c:dLbls>
          <c:showLegendKey val="0"/>
          <c:showVal val="0"/>
          <c:showCatName val="0"/>
          <c:showSerName val="0"/>
          <c:showPercent val="0"/>
          <c:showBubbleSize val="0"/>
        </c:dLbls>
        <c:gapWidth val="219"/>
        <c:axId val="1169812944"/>
        <c:axId val="1170511264"/>
      </c:barChart>
      <c:catAx>
        <c:axId val="1169812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BMI</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0511264"/>
        <c:crosses val="autoZero"/>
        <c:auto val="1"/>
        <c:lblAlgn val="ctr"/>
        <c:lblOffset val="100"/>
        <c:tickMarkSkip val="1"/>
        <c:noMultiLvlLbl val="0"/>
      </c:catAx>
      <c:valAx>
        <c:axId val="1170511264"/>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8129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574290123456792"/>
          <c:y val="6.9367415492983295E-2"/>
          <c:w val="0.67240246913580237"/>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Sheet1!$B$9:$B$10</c:f>
              <c:strCache>
                <c:ptCount val="2"/>
                <c:pt idx="0">
                  <c:v>Men</c:v>
                </c:pt>
                <c:pt idx="1">
                  <c:v>Women</c:v>
                </c:pt>
              </c:strCache>
            </c:strRef>
          </c:cat>
          <c:val>
            <c:numRef>
              <c:f>Sheet1!$C$9:$C$10</c:f>
              <c:numCache>
                <c:formatCode>General</c:formatCode>
                <c:ptCount val="2"/>
                <c:pt idx="0">
                  <c:v>-0.1953828</c:v>
                </c:pt>
                <c:pt idx="1">
                  <c:v>-0.21781919999999999</c:v>
                </c:pt>
              </c:numCache>
            </c:numRef>
          </c:val>
          <c:extLst>
            <c:ext xmlns:c16="http://schemas.microsoft.com/office/drawing/2014/chart" uri="{C3380CC4-5D6E-409C-BE32-E72D297353CC}">
              <c16:uniqueId val="{00000000-5445-4982-B1AF-6A5767BF0204}"/>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Sheet1!$B$9:$B$10</c:f>
              <c:strCache>
                <c:ptCount val="2"/>
                <c:pt idx="0">
                  <c:v>Men</c:v>
                </c:pt>
                <c:pt idx="1">
                  <c:v>Women</c:v>
                </c:pt>
              </c:strCache>
            </c:strRef>
          </c:cat>
          <c:val>
            <c:numRef>
              <c:f>Sheet1!$E$9:$E$10</c:f>
              <c:numCache>
                <c:formatCode>General</c:formatCode>
                <c:ptCount val="2"/>
                <c:pt idx="0">
                  <c:v>-0.81420780000000004</c:v>
                </c:pt>
                <c:pt idx="1">
                  <c:v>-0.56041099999999999</c:v>
                </c:pt>
              </c:numCache>
            </c:numRef>
          </c:val>
          <c:extLst>
            <c:ext xmlns:c16="http://schemas.microsoft.com/office/drawing/2014/chart" uri="{C3380CC4-5D6E-409C-BE32-E72D297353CC}">
              <c16:uniqueId val="{00000001-5445-4982-B1AF-6A5767BF0204}"/>
            </c:ext>
          </c:extLst>
        </c:ser>
        <c:dLbls>
          <c:showLegendKey val="0"/>
          <c:showVal val="0"/>
          <c:showCatName val="0"/>
          <c:showSerName val="0"/>
          <c:showPercent val="0"/>
          <c:showBubbleSize val="0"/>
        </c:dLbls>
        <c:gapWidth val="219"/>
        <c:axId val="1149319104"/>
        <c:axId val="1129026832"/>
      </c:barChart>
      <c:catAx>
        <c:axId val="114931910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9026832"/>
        <c:crosses val="autoZero"/>
        <c:auto val="1"/>
        <c:lblAlgn val="ctr"/>
        <c:lblOffset val="100"/>
        <c:tickMarkSkip val="1"/>
        <c:noMultiLvlLbl val="0"/>
      </c:catAx>
      <c:valAx>
        <c:axId val="1129026832"/>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manualLayout>
              <c:xMode val="edge"/>
              <c:yMode val="edge"/>
              <c:x val="0"/>
              <c:y val="6.8340476190476174E-2"/>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3191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12067901234572"/>
          <c:y val="6.0996810807954903E-2"/>
          <c:w val="0.68802499999999989"/>
          <c:h val="0.60519352634942203"/>
        </c:manualLayout>
      </c:layout>
      <c:barChart>
        <c:barDir val="col"/>
        <c:grouping val="clustered"/>
        <c:varyColors val="0"/>
        <c:ser>
          <c:idx val="0"/>
          <c:order val="0"/>
          <c:tx>
            <c:strRef>
              <c:f>Sheet1!$C$2</c:f>
              <c:strCache>
                <c:ptCount val="1"/>
                <c:pt idx="0">
                  <c:v>GP recorded risk &lt;10%</c:v>
                </c:pt>
              </c:strCache>
            </c:strRef>
          </c:tx>
          <c:spPr>
            <a:solidFill>
              <a:schemeClr val="accent1"/>
            </a:solidFill>
            <a:ln>
              <a:noFill/>
            </a:ln>
            <a:effectLst/>
          </c:spPr>
          <c:invertIfNegative val="0"/>
          <c:cat>
            <c:strRef>
              <c:f>Sheet1!$B$13:$B$21</c:f>
              <c:strCache>
                <c:ptCount val="9"/>
                <c:pt idx="0">
                  <c:v>white/not recorded</c:v>
                </c:pt>
                <c:pt idx="1">
                  <c:v>Indian</c:v>
                </c:pt>
                <c:pt idx="2">
                  <c:v>Pakistani</c:v>
                </c:pt>
                <c:pt idx="3">
                  <c:v>Bangldeshi</c:v>
                </c:pt>
                <c:pt idx="4">
                  <c:v>Other Asian</c:v>
                </c:pt>
                <c:pt idx="5">
                  <c:v>Black Caribbean</c:v>
                </c:pt>
                <c:pt idx="6">
                  <c:v>Black African</c:v>
                </c:pt>
                <c:pt idx="7">
                  <c:v>Chinese</c:v>
                </c:pt>
                <c:pt idx="8">
                  <c:v>Other</c:v>
                </c:pt>
              </c:strCache>
            </c:strRef>
          </c:cat>
          <c:val>
            <c:numRef>
              <c:f>Sheet1!$C$13:$C$21</c:f>
              <c:numCache>
                <c:formatCode>General</c:formatCode>
                <c:ptCount val="9"/>
                <c:pt idx="0">
                  <c:v>7.3819499999999996E-2</c:v>
                </c:pt>
                <c:pt idx="1">
                  <c:v>4.4613999999999999E-3</c:v>
                </c:pt>
                <c:pt idx="2">
                  <c:v>0.26706479999999999</c:v>
                </c:pt>
                <c:pt idx="3">
                  <c:v>0.1820494</c:v>
                </c:pt>
                <c:pt idx="4">
                  <c:v>0.55998999999999999</c:v>
                </c:pt>
                <c:pt idx="5">
                  <c:v>-0.58968920000000002</c:v>
                </c:pt>
                <c:pt idx="6">
                  <c:v>-0.33884029999999998</c:v>
                </c:pt>
                <c:pt idx="7">
                  <c:v>0.47815210000000002</c:v>
                </c:pt>
                <c:pt idx="8">
                  <c:v>-0.58371390000000001</c:v>
                </c:pt>
              </c:numCache>
            </c:numRef>
          </c:val>
          <c:extLst>
            <c:ext xmlns:c16="http://schemas.microsoft.com/office/drawing/2014/chart" uri="{C3380CC4-5D6E-409C-BE32-E72D297353CC}">
              <c16:uniqueId val="{00000000-0E42-4425-864E-3B6E1F40DF4D}"/>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Sheet1!$B$13:$B$21</c:f>
              <c:strCache>
                <c:ptCount val="9"/>
                <c:pt idx="0">
                  <c:v>white/not recorded</c:v>
                </c:pt>
                <c:pt idx="1">
                  <c:v>Indian</c:v>
                </c:pt>
                <c:pt idx="2">
                  <c:v>Pakistani</c:v>
                </c:pt>
                <c:pt idx="3">
                  <c:v>Bangldeshi</c:v>
                </c:pt>
                <c:pt idx="4">
                  <c:v>Other Asian</c:v>
                </c:pt>
                <c:pt idx="5">
                  <c:v>Black Caribbean</c:v>
                </c:pt>
                <c:pt idx="6">
                  <c:v>Black African</c:v>
                </c:pt>
                <c:pt idx="7">
                  <c:v>Chinese</c:v>
                </c:pt>
                <c:pt idx="8">
                  <c:v>Other</c:v>
                </c:pt>
              </c:strCache>
            </c:strRef>
          </c:cat>
          <c:val>
            <c:numRef>
              <c:f>Sheet1!$E$13:$E$21</c:f>
              <c:numCache>
                <c:formatCode>General</c:formatCode>
                <c:ptCount val="9"/>
                <c:pt idx="0">
                  <c:v>0.36201319999999998</c:v>
                </c:pt>
                <c:pt idx="1">
                  <c:v>-0.40278920000000001</c:v>
                </c:pt>
                <c:pt idx="2">
                  <c:v>-0.57234309999999999</c:v>
                </c:pt>
                <c:pt idx="3">
                  <c:v>1.3110999999999999E-2</c:v>
                </c:pt>
                <c:pt idx="4">
                  <c:v>0.36246539999999999</c:v>
                </c:pt>
                <c:pt idx="5">
                  <c:v>-2.2207690000000002</c:v>
                </c:pt>
                <c:pt idx="6">
                  <c:v>-1.4341919999999999</c:v>
                </c:pt>
                <c:pt idx="7">
                  <c:v>-1.6915599999999999E-2</c:v>
                </c:pt>
                <c:pt idx="8">
                  <c:v>-2.655891</c:v>
                </c:pt>
              </c:numCache>
            </c:numRef>
          </c:val>
          <c:extLst>
            <c:ext xmlns:c16="http://schemas.microsoft.com/office/drawing/2014/chart" uri="{C3380CC4-5D6E-409C-BE32-E72D297353CC}">
              <c16:uniqueId val="{00000001-0E42-4425-864E-3B6E1F40DF4D}"/>
            </c:ext>
          </c:extLst>
        </c:ser>
        <c:dLbls>
          <c:showLegendKey val="0"/>
          <c:showVal val="0"/>
          <c:showCatName val="0"/>
          <c:showSerName val="0"/>
          <c:showPercent val="0"/>
          <c:showBubbleSize val="0"/>
        </c:dLbls>
        <c:gapWidth val="219"/>
        <c:axId val="1109875744"/>
        <c:axId val="1018792624"/>
      </c:barChart>
      <c:catAx>
        <c:axId val="1109875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Ethnic group</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8792624"/>
        <c:crosses val="autoZero"/>
        <c:auto val="1"/>
        <c:lblAlgn val="ctr"/>
        <c:lblOffset val="100"/>
        <c:tickMarkSkip val="1"/>
        <c:noMultiLvlLbl val="0"/>
      </c:catAx>
      <c:valAx>
        <c:axId val="1018792624"/>
        <c:scaling>
          <c:orientation val="minMax"/>
          <c:max val="5.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5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865401234567906"/>
          <c:y val="6.9367415492983295E-2"/>
          <c:w val="0.67949166666666672"/>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Sheet1!$B$24:$B$25</c:f>
              <c:strCache>
                <c:ptCount val="2"/>
                <c:pt idx="0">
                  <c:v>No</c:v>
                </c:pt>
                <c:pt idx="1">
                  <c:v>Yes</c:v>
                </c:pt>
              </c:strCache>
            </c:strRef>
          </c:cat>
          <c:val>
            <c:numRef>
              <c:f>Sheet1!$C$24:$C$25</c:f>
              <c:numCache>
                <c:formatCode>General</c:formatCode>
                <c:ptCount val="2"/>
                <c:pt idx="0">
                  <c:v>-0.1433295</c:v>
                </c:pt>
                <c:pt idx="1">
                  <c:v>2.1469589999999998</c:v>
                </c:pt>
              </c:numCache>
            </c:numRef>
          </c:val>
          <c:extLst>
            <c:ext xmlns:c16="http://schemas.microsoft.com/office/drawing/2014/chart" uri="{C3380CC4-5D6E-409C-BE32-E72D297353CC}">
              <c16:uniqueId val="{00000000-BA63-436E-94BD-0A591AD622C2}"/>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Sheet1!$B$24:$B$25</c:f>
              <c:strCache>
                <c:ptCount val="2"/>
                <c:pt idx="0">
                  <c:v>No</c:v>
                </c:pt>
                <c:pt idx="1">
                  <c:v>Yes</c:v>
                </c:pt>
              </c:strCache>
            </c:strRef>
          </c:cat>
          <c:val>
            <c:numRef>
              <c:f>Sheet1!$E$24:$E$25</c:f>
              <c:numCache>
                <c:formatCode>General</c:formatCode>
                <c:ptCount val="2"/>
                <c:pt idx="0">
                  <c:v>-0.52419930000000003</c:v>
                </c:pt>
                <c:pt idx="1">
                  <c:v>4.5976509999999999</c:v>
                </c:pt>
              </c:numCache>
            </c:numRef>
          </c:val>
          <c:extLst>
            <c:ext xmlns:c16="http://schemas.microsoft.com/office/drawing/2014/chart" uri="{C3380CC4-5D6E-409C-BE32-E72D297353CC}">
              <c16:uniqueId val="{00000001-BA63-436E-94BD-0A591AD622C2}"/>
            </c:ext>
          </c:extLst>
        </c:ser>
        <c:dLbls>
          <c:showLegendKey val="0"/>
          <c:showVal val="0"/>
          <c:showCatName val="0"/>
          <c:showSerName val="0"/>
          <c:showPercent val="0"/>
          <c:showBubbleSize val="0"/>
        </c:dLbls>
        <c:gapWidth val="219"/>
        <c:axId val="1123838208"/>
        <c:axId val="1124023344"/>
      </c:barChart>
      <c:catAx>
        <c:axId val="112383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Type 1 diabetes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4023344"/>
        <c:crosses val="autoZero"/>
        <c:auto val="1"/>
        <c:lblAlgn val="ctr"/>
        <c:lblOffset val="100"/>
        <c:tickMarkSkip val="1"/>
        <c:noMultiLvlLbl val="0"/>
      </c:catAx>
      <c:valAx>
        <c:axId val="1124023344"/>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8382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187993827160502"/>
          <c:y val="6.9367415492983295E-2"/>
          <c:w val="0.67626574074074075"/>
          <c:h val="0.665669841269841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Sheet1!$B$28:$B$29</c:f>
              <c:strCache>
                <c:ptCount val="2"/>
                <c:pt idx="0">
                  <c:v>No</c:v>
                </c:pt>
                <c:pt idx="1">
                  <c:v>Yes</c:v>
                </c:pt>
              </c:strCache>
            </c:strRef>
          </c:cat>
          <c:val>
            <c:numRef>
              <c:f>Sheet1!$C$28:$C$29</c:f>
              <c:numCache>
                <c:formatCode>General</c:formatCode>
                <c:ptCount val="2"/>
                <c:pt idx="0">
                  <c:v>-0.16091659999999999</c:v>
                </c:pt>
                <c:pt idx="1">
                  <c:v>1.425524</c:v>
                </c:pt>
              </c:numCache>
            </c:numRef>
          </c:val>
          <c:extLst>
            <c:ext xmlns:c16="http://schemas.microsoft.com/office/drawing/2014/chart" uri="{C3380CC4-5D6E-409C-BE32-E72D297353CC}">
              <c16:uniqueId val="{00000000-920E-4D2D-B683-878890254FB8}"/>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Sheet1!$B$28:$B$29</c:f>
              <c:strCache>
                <c:ptCount val="2"/>
                <c:pt idx="0">
                  <c:v>No</c:v>
                </c:pt>
                <c:pt idx="1">
                  <c:v>Yes</c:v>
                </c:pt>
              </c:strCache>
            </c:strRef>
          </c:cat>
          <c:val>
            <c:numRef>
              <c:f>Sheet1!$E$28:$E$29</c:f>
              <c:numCache>
                <c:formatCode>General</c:formatCode>
                <c:ptCount val="2"/>
                <c:pt idx="0">
                  <c:v>-0.59256830000000005</c:v>
                </c:pt>
                <c:pt idx="1">
                  <c:v>0.13902300000000001</c:v>
                </c:pt>
              </c:numCache>
            </c:numRef>
          </c:val>
          <c:extLst>
            <c:ext xmlns:c16="http://schemas.microsoft.com/office/drawing/2014/chart" uri="{C3380CC4-5D6E-409C-BE32-E72D297353CC}">
              <c16:uniqueId val="{00000001-920E-4D2D-B683-878890254FB8}"/>
            </c:ext>
          </c:extLst>
        </c:ser>
        <c:dLbls>
          <c:showLegendKey val="0"/>
          <c:showVal val="0"/>
          <c:showCatName val="0"/>
          <c:showSerName val="0"/>
          <c:showPercent val="0"/>
          <c:showBubbleSize val="0"/>
        </c:dLbls>
        <c:gapWidth val="219"/>
        <c:axId val="1149319104"/>
        <c:axId val="1129026832"/>
      </c:barChart>
      <c:catAx>
        <c:axId val="1149319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Type 2 diabetes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9026832"/>
        <c:crosses val="autoZero"/>
        <c:auto val="1"/>
        <c:lblAlgn val="ctr"/>
        <c:lblOffset val="100"/>
        <c:tickMarkSkip val="1"/>
        <c:noMultiLvlLbl val="0"/>
      </c:catAx>
      <c:valAx>
        <c:axId val="1129026832"/>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Our score higher</a:t>
                </a:r>
              </a:p>
              <a:p>
                <a:pPr>
                  <a:defRPr/>
                </a:pPr>
                <a:endParaRPr lang="en-GB"/>
              </a:p>
              <a:p>
                <a:pPr>
                  <a:defRPr/>
                </a:pPr>
                <a:endParaRPr lang="en-GB"/>
              </a:p>
              <a:p>
                <a:pPr>
                  <a:defRPr/>
                </a:pPr>
                <a:endParaRPr lang="en-GB"/>
              </a:p>
              <a:p>
                <a:pPr>
                  <a:defRPr/>
                </a:pPr>
                <a:r>
                  <a:rPr lang="en-GB" b="1"/>
                  <a:t>Difference</a:t>
                </a:r>
              </a:p>
              <a:p>
                <a:pPr>
                  <a:defRPr/>
                </a:pPr>
                <a:endParaRPr lang="en-GB"/>
              </a:p>
              <a:p>
                <a:pPr>
                  <a:defRPr/>
                </a:pPr>
                <a:endParaRPr lang="en-GB"/>
              </a:p>
              <a:p>
                <a:pPr>
                  <a:defRPr/>
                </a:pPr>
                <a:endParaRPr lang="en-GB"/>
              </a:p>
              <a:p>
                <a:pPr>
                  <a:defRPr/>
                </a:pPr>
                <a:r>
                  <a:rPr lang="en-GB"/>
                  <a:t>Our score lower</a:t>
                </a:r>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3191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042746913580253"/>
          <c:y val="6.9367415492983295E-2"/>
          <c:w val="0.67771820987654319"/>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Sheet1!$B$32:$B$33</c:f>
              <c:strCache>
                <c:ptCount val="2"/>
                <c:pt idx="0">
                  <c:v>No</c:v>
                </c:pt>
                <c:pt idx="1">
                  <c:v>Yes</c:v>
                </c:pt>
              </c:strCache>
            </c:strRef>
          </c:cat>
          <c:val>
            <c:numRef>
              <c:f>Sheet1!$C$32:$C$33</c:f>
              <c:numCache>
                <c:formatCode>General</c:formatCode>
                <c:ptCount val="2"/>
                <c:pt idx="0">
                  <c:v>-0.1687593</c:v>
                </c:pt>
                <c:pt idx="1">
                  <c:v>0.11069379999999999</c:v>
                </c:pt>
              </c:numCache>
            </c:numRef>
          </c:val>
          <c:extLst>
            <c:ext xmlns:c16="http://schemas.microsoft.com/office/drawing/2014/chart" uri="{C3380CC4-5D6E-409C-BE32-E72D297353CC}">
              <c16:uniqueId val="{00000000-1660-4A26-B2F7-1F1932382964}"/>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Sheet1!$B$32:$B$33</c:f>
              <c:strCache>
                <c:ptCount val="2"/>
                <c:pt idx="0">
                  <c:v>No</c:v>
                </c:pt>
                <c:pt idx="1">
                  <c:v>Yes</c:v>
                </c:pt>
              </c:strCache>
            </c:strRef>
          </c:cat>
          <c:val>
            <c:numRef>
              <c:f>Sheet1!$E$32:$E$33</c:f>
              <c:numCache>
                <c:formatCode>General</c:formatCode>
                <c:ptCount val="2"/>
                <c:pt idx="0">
                  <c:v>-0.40944130000000001</c:v>
                </c:pt>
                <c:pt idx="1">
                  <c:v>-0.8856231</c:v>
                </c:pt>
              </c:numCache>
            </c:numRef>
          </c:val>
          <c:extLst>
            <c:ext xmlns:c16="http://schemas.microsoft.com/office/drawing/2014/chart" uri="{C3380CC4-5D6E-409C-BE32-E72D297353CC}">
              <c16:uniqueId val="{00000001-1660-4A26-B2F7-1F1932382964}"/>
            </c:ext>
          </c:extLst>
        </c:ser>
        <c:dLbls>
          <c:showLegendKey val="0"/>
          <c:showVal val="0"/>
          <c:showCatName val="0"/>
          <c:showSerName val="0"/>
          <c:showPercent val="0"/>
          <c:showBubbleSize val="0"/>
        </c:dLbls>
        <c:gapWidth val="219"/>
        <c:axId val="1167424048"/>
        <c:axId val="1151370304"/>
      </c:barChart>
      <c:catAx>
        <c:axId val="1167424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Family</a:t>
                </a:r>
                <a:r>
                  <a:rPr lang="en-US" baseline="0"/>
                  <a:t> history of CVD</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1370304"/>
        <c:crosses val="autoZero"/>
        <c:auto val="1"/>
        <c:lblAlgn val="ctr"/>
        <c:lblOffset val="100"/>
        <c:tickMarkSkip val="1"/>
        <c:noMultiLvlLbl val="0"/>
      </c:catAx>
      <c:valAx>
        <c:axId val="1151370304"/>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p>
              <a:p>
                <a:pPr>
                  <a:defRPr/>
                </a:pPr>
                <a:endParaRPr lang="en-GB" sz="1000" b="0" i="0" baseline="0">
                  <a:effectLst/>
                </a:endParaRPr>
              </a:p>
              <a:p>
                <a:pPr>
                  <a:defRPr/>
                </a:pPr>
                <a:endParaRPr lang="en-GB" sz="1000" b="0" i="0" baseline="0">
                  <a:effectLst/>
                </a:endParaRPr>
              </a:p>
              <a:p>
                <a:pPr>
                  <a:defRPr/>
                </a:pPr>
                <a:endParaRPr lang="en-GB" sz="100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74240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22811728395062"/>
          <c:y val="6.9367415492983295E-2"/>
          <c:w val="0.69586450617283946"/>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Sheet1!$B$36:$B$37</c:f>
              <c:strCache>
                <c:ptCount val="2"/>
                <c:pt idx="0">
                  <c:v>No</c:v>
                </c:pt>
                <c:pt idx="1">
                  <c:v>Yes</c:v>
                </c:pt>
              </c:strCache>
            </c:strRef>
          </c:cat>
          <c:val>
            <c:numRef>
              <c:f>Sheet1!$C$36:$C$37</c:f>
              <c:numCache>
                <c:formatCode>General</c:formatCode>
                <c:ptCount val="2"/>
                <c:pt idx="0">
                  <c:v>-0.13538439999999999</c:v>
                </c:pt>
                <c:pt idx="1">
                  <c:v>-8.2636100000000004E-2</c:v>
                </c:pt>
              </c:numCache>
            </c:numRef>
          </c:val>
          <c:extLst>
            <c:ext xmlns:c16="http://schemas.microsoft.com/office/drawing/2014/chart" uri="{C3380CC4-5D6E-409C-BE32-E72D297353CC}">
              <c16:uniqueId val="{00000000-81AC-473E-A0CA-15CD8C7689FB}"/>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Sheet1!$B$36:$B$37</c:f>
              <c:strCache>
                <c:ptCount val="2"/>
                <c:pt idx="0">
                  <c:v>No</c:v>
                </c:pt>
                <c:pt idx="1">
                  <c:v>Yes</c:v>
                </c:pt>
              </c:strCache>
            </c:strRef>
          </c:cat>
          <c:val>
            <c:numRef>
              <c:f>Sheet1!$E$36:$E$37</c:f>
              <c:numCache>
                <c:formatCode>General</c:formatCode>
                <c:ptCount val="2"/>
                <c:pt idx="0">
                  <c:v>-0.48014410000000002</c:v>
                </c:pt>
                <c:pt idx="1">
                  <c:v>-0.83055900000000005</c:v>
                </c:pt>
              </c:numCache>
            </c:numRef>
          </c:val>
          <c:extLst>
            <c:ext xmlns:c16="http://schemas.microsoft.com/office/drawing/2014/chart" uri="{C3380CC4-5D6E-409C-BE32-E72D297353CC}">
              <c16:uniqueId val="{00000001-81AC-473E-A0CA-15CD8C7689FB}"/>
            </c:ext>
          </c:extLst>
        </c:ser>
        <c:dLbls>
          <c:showLegendKey val="0"/>
          <c:showVal val="0"/>
          <c:showCatName val="0"/>
          <c:showSerName val="0"/>
          <c:showPercent val="0"/>
          <c:showBubbleSize val="0"/>
        </c:dLbls>
        <c:gapWidth val="219"/>
        <c:axId val="1116851712"/>
        <c:axId val="1117322160"/>
      </c:barChart>
      <c:catAx>
        <c:axId val="1116851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Rheumatoid arthritis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322160"/>
        <c:crosses val="autoZero"/>
        <c:auto val="1"/>
        <c:lblAlgn val="ctr"/>
        <c:lblOffset val="100"/>
        <c:tickMarkSkip val="1"/>
        <c:noMultiLvlLbl val="0"/>
      </c:catAx>
      <c:valAx>
        <c:axId val="1117322160"/>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68517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00833333333336"/>
          <c:y val="6.9367415492983295E-2"/>
          <c:w val="0.6881373456790123"/>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Sheet1!$B$40:$B$41</c:f>
              <c:strCache>
                <c:ptCount val="2"/>
                <c:pt idx="0">
                  <c:v>No</c:v>
                </c:pt>
                <c:pt idx="1">
                  <c:v>Yes</c:v>
                </c:pt>
              </c:strCache>
            </c:strRef>
          </c:cat>
          <c:val>
            <c:numRef>
              <c:f>Sheet1!$C$40:$C$41</c:f>
              <c:numCache>
                <c:formatCode>General</c:formatCode>
                <c:ptCount val="2"/>
                <c:pt idx="0">
                  <c:v>-0.13754140000000001</c:v>
                </c:pt>
                <c:pt idx="1">
                  <c:v>2.7423670000000002</c:v>
                </c:pt>
              </c:numCache>
            </c:numRef>
          </c:val>
          <c:extLst>
            <c:ext xmlns:c16="http://schemas.microsoft.com/office/drawing/2014/chart" uri="{C3380CC4-5D6E-409C-BE32-E72D297353CC}">
              <c16:uniqueId val="{00000000-2780-4CBF-94A4-298F1377B7C5}"/>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Sheet1!$B$40:$B$41</c:f>
              <c:strCache>
                <c:ptCount val="2"/>
                <c:pt idx="0">
                  <c:v>No</c:v>
                </c:pt>
                <c:pt idx="1">
                  <c:v>Yes</c:v>
                </c:pt>
              </c:strCache>
            </c:strRef>
          </c:cat>
          <c:val>
            <c:numRef>
              <c:f>Sheet1!$E$40:$E$41</c:f>
              <c:numCache>
                <c:formatCode>General</c:formatCode>
                <c:ptCount val="2"/>
                <c:pt idx="0">
                  <c:v>-0.52853260000000002</c:v>
                </c:pt>
                <c:pt idx="1">
                  <c:v>0.60311079999999995</c:v>
                </c:pt>
              </c:numCache>
            </c:numRef>
          </c:val>
          <c:extLst>
            <c:ext xmlns:c16="http://schemas.microsoft.com/office/drawing/2014/chart" uri="{C3380CC4-5D6E-409C-BE32-E72D297353CC}">
              <c16:uniqueId val="{00000001-2780-4CBF-94A4-298F1377B7C5}"/>
            </c:ext>
          </c:extLst>
        </c:ser>
        <c:dLbls>
          <c:showLegendKey val="0"/>
          <c:showVal val="0"/>
          <c:showCatName val="0"/>
          <c:showSerName val="0"/>
          <c:showPercent val="0"/>
          <c:showBubbleSize val="0"/>
        </c:dLbls>
        <c:gapWidth val="219"/>
        <c:axId val="1154683968"/>
        <c:axId val="1155020400"/>
      </c:barChart>
      <c:catAx>
        <c:axId val="1154683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Atrial fibrillation</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5020400"/>
        <c:crosses val="autoZero"/>
        <c:auto val="1"/>
        <c:lblAlgn val="ctr"/>
        <c:lblOffset val="100"/>
        <c:tickMarkSkip val="1"/>
        <c:noMultiLvlLbl val="0"/>
      </c:catAx>
      <c:valAx>
        <c:axId val="1155020400"/>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6839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06388888888889"/>
          <c:y val="6.9367415492983295E-2"/>
          <c:w val="0.68808148148148152"/>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Sheet1!$B$44:$B$45</c:f>
              <c:strCache>
                <c:ptCount val="2"/>
                <c:pt idx="0">
                  <c:v>No</c:v>
                </c:pt>
                <c:pt idx="1">
                  <c:v>Yes</c:v>
                </c:pt>
              </c:strCache>
            </c:strRef>
          </c:cat>
          <c:val>
            <c:numRef>
              <c:f>Sheet1!$C$44:$C$45</c:f>
              <c:numCache>
                <c:formatCode>General</c:formatCode>
                <c:ptCount val="2"/>
                <c:pt idx="0">
                  <c:v>-0.13754140000000001</c:v>
                </c:pt>
                <c:pt idx="1">
                  <c:v>2.7423670000000002</c:v>
                </c:pt>
              </c:numCache>
            </c:numRef>
          </c:val>
          <c:extLst>
            <c:ext xmlns:c16="http://schemas.microsoft.com/office/drawing/2014/chart" uri="{C3380CC4-5D6E-409C-BE32-E72D297353CC}">
              <c16:uniqueId val="{00000000-534F-482D-B3AE-307FE2106C79}"/>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Sheet1!$B$44:$B$45</c:f>
              <c:strCache>
                <c:ptCount val="2"/>
                <c:pt idx="0">
                  <c:v>No</c:v>
                </c:pt>
                <c:pt idx="1">
                  <c:v>Yes</c:v>
                </c:pt>
              </c:strCache>
            </c:strRef>
          </c:cat>
          <c:val>
            <c:numRef>
              <c:f>Sheet1!$E$44:$E$45</c:f>
              <c:numCache>
                <c:formatCode>General</c:formatCode>
                <c:ptCount val="2"/>
                <c:pt idx="0">
                  <c:v>-0.5302019</c:v>
                </c:pt>
                <c:pt idx="1">
                  <c:v>5.3680950000000003</c:v>
                </c:pt>
              </c:numCache>
            </c:numRef>
          </c:val>
          <c:extLst>
            <c:ext xmlns:c16="http://schemas.microsoft.com/office/drawing/2014/chart" uri="{C3380CC4-5D6E-409C-BE32-E72D297353CC}">
              <c16:uniqueId val="{00000001-534F-482D-B3AE-307FE2106C79}"/>
            </c:ext>
          </c:extLst>
        </c:ser>
        <c:dLbls>
          <c:showLegendKey val="0"/>
          <c:showVal val="0"/>
          <c:showCatName val="0"/>
          <c:showSerName val="0"/>
          <c:showPercent val="0"/>
          <c:showBubbleSize val="0"/>
        </c:dLbls>
        <c:gapWidth val="219"/>
        <c:axId val="1154841344"/>
        <c:axId val="1154869216"/>
      </c:barChart>
      <c:catAx>
        <c:axId val="1154841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CKD</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869216"/>
        <c:crosses val="autoZero"/>
        <c:auto val="1"/>
        <c:lblAlgn val="ctr"/>
        <c:lblOffset val="100"/>
        <c:tickMarkSkip val="1"/>
        <c:noMultiLvlLbl val="0"/>
      </c:catAx>
      <c:valAx>
        <c:axId val="1154869216"/>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841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784783950617282"/>
          <c:y val="6.9367415492983295E-2"/>
          <c:w val="0.68029783950617284"/>
          <c:h val="0.60519352634942203"/>
        </c:manualLayout>
      </c:layout>
      <c:barChart>
        <c:barDir val="col"/>
        <c:grouping val="clustered"/>
        <c:varyColors val="0"/>
        <c:ser>
          <c:idx val="0"/>
          <c:order val="0"/>
          <c:tx>
            <c:strRef>
              <c:f>Sheet1!$C$23</c:f>
              <c:strCache>
                <c:ptCount val="1"/>
                <c:pt idx="0">
                  <c:v>GP recorded risk &lt;10%</c:v>
                </c:pt>
              </c:strCache>
            </c:strRef>
          </c:tx>
          <c:spPr>
            <a:solidFill>
              <a:schemeClr val="accent1"/>
            </a:solidFill>
            <a:ln>
              <a:noFill/>
            </a:ln>
            <a:effectLst/>
          </c:spPr>
          <c:invertIfNegative val="0"/>
          <c:cat>
            <c:strRef>
              <c:f>Sheet1!$B$48:$B$51</c:f>
              <c:strCache>
                <c:ptCount val="4"/>
                <c:pt idx="0">
                  <c:v>20-24.99</c:v>
                </c:pt>
                <c:pt idx="1">
                  <c:v>25-29.99</c:v>
                </c:pt>
                <c:pt idx="2">
                  <c:v>30-34.99</c:v>
                </c:pt>
                <c:pt idx="3">
                  <c:v>35+</c:v>
                </c:pt>
              </c:strCache>
            </c:strRef>
          </c:cat>
          <c:val>
            <c:numRef>
              <c:f>Sheet1!$C$48:$C$51</c:f>
              <c:numCache>
                <c:formatCode>General</c:formatCode>
                <c:ptCount val="4"/>
                <c:pt idx="0">
                  <c:v>-8.4164699999999995E-2</c:v>
                </c:pt>
                <c:pt idx="1">
                  <c:v>-0.14664089999999999</c:v>
                </c:pt>
                <c:pt idx="2">
                  <c:v>-0.21784029999999999</c:v>
                </c:pt>
                <c:pt idx="3">
                  <c:v>-9.6130999999999994E-2</c:v>
                </c:pt>
              </c:numCache>
            </c:numRef>
          </c:val>
          <c:extLst>
            <c:ext xmlns:c16="http://schemas.microsoft.com/office/drawing/2014/chart" uri="{C3380CC4-5D6E-409C-BE32-E72D297353CC}">
              <c16:uniqueId val="{00000000-8DD7-4C68-AA76-AEA0E21FBE0D}"/>
            </c:ext>
          </c:extLst>
        </c:ser>
        <c:ser>
          <c:idx val="1"/>
          <c:order val="1"/>
          <c:tx>
            <c:strRef>
              <c:f>Sheet1!$E$2</c:f>
              <c:strCache>
                <c:ptCount val="1"/>
                <c:pt idx="0">
                  <c:v>GP recorded risk ≥10%</c:v>
                </c:pt>
              </c:strCache>
            </c:strRef>
          </c:tx>
          <c:spPr>
            <a:solidFill>
              <a:schemeClr val="accent2"/>
            </a:solidFill>
            <a:ln>
              <a:noFill/>
            </a:ln>
            <a:effectLst/>
          </c:spPr>
          <c:invertIfNegative val="0"/>
          <c:cat>
            <c:strRef>
              <c:f>Sheet1!$B$48:$B$51</c:f>
              <c:strCache>
                <c:ptCount val="4"/>
                <c:pt idx="0">
                  <c:v>20-24.99</c:v>
                </c:pt>
                <c:pt idx="1">
                  <c:v>25-29.99</c:v>
                </c:pt>
                <c:pt idx="2">
                  <c:v>30-34.99</c:v>
                </c:pt>
                <c:pt idx="3">
                  <c:v>35+</c:v>
                </c:pt>
              </c:strCache>
            </c:strRef>
          </c:cat>
          <c:val>
            <c:numRef>
              <c:f>Sheet1!$E$48:$E$51</c:f>
              <c:numCache>
                <c:formatCode>General</c:formatCode>
                <c:ptCount val="4"/>
                <c:pt idx="0">
                  <c:v>-0.14274020000000001</c:v>
                </c:pt>
                <c:pt idx="1">
                  <c:v>-0.56343730000000003</c:v>
                </c:pt>
                <c:pt idx="2">
                  <c:v>-0.67905660000000001</c:v>
                </c:pt>
                <c:pt idx="3">
                  <c:v>-0.66912099999999997</c:v>
                </c:pt>
              </c:numCache>
            </c:numRef>
          </c:val>
          <c:extLst>
            <c:ext xmlns:c16="http://schemas.microsoft.com/office/drawing/2014/chart" uri="{C3380CC4-5D6E-409C-BE32-E72D297353CC}">
              <c16:uniqueId val="{00000001-8DD7-4C68-AA76-AEA0E21FBE0D}"/>
            </c:ext>
          </c:extLst>
        </c:ser>
        <c:dLbls>
          <c:showLegendKey val="0"/>
          <c:showVal val="0"/>
          <c:showCatName val="0"/>
          <c:showSerName val="0"/>
          <c:showPercent val="0"/>
          <c:showBubbleSize val="0"/>
        </c:dLbls>
        <c:gapWidth val="219"/>
        <c:axId val="1169812944"/>
        <c:axId val="1170511264"/>
      </c:barChart>
      <c:catAx>
        <c:axId val="1169812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BMI</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0511264"/>
        <c:crosses val="autoZero"/>
        <c:auto val="1"/>
        <c:lblAlgn val="ctr"/>
        <c:lblOffset val="100"/>
        <c:tickMarkSkip val="1"/>
        <c:noMultiLvlLbl val="0"/>
      </c:catAx>
      <c:valAx>
        <c:axId val="1170511264"/>
        <c:scaling>
          <c:orientation val="minMax"/>
          <c:max val="6"/>
          <c:min val="-3.5"/>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Our score higher</a:t>
                </a:r>
                <a:endParaRPr lang="en-GB" sz="1000">
                  <a:effectLst/>
                </a:endParaRPr>
              </a:p>
              <a:p>
                <a:pPr>
                  <a:defRPr/>
                </a:pPr>
                <a:endParaRPr lang="en-GB" sz="1000" b="1" i="0" baseline="0">
                  <a:effectLst/>
                </a:endParaRPr>
              </a:p>
              <a:p>
                <a:pPr>
                  <a:defRPr/>
                </a:pPr>
                <a:endParaRPr lang="en-GB" sz="1000" b="1" i="0" baseline="0">
                  <a:effectLst/>
                </a:endParaRPr>
              </a:p>
              <a:p>
                <a:pPr>
                  <a:defRPr/>
                </a:pPr>
                <a:endParaRPr lang="en-GB" sz="1000" b="1" i="0" baseline="0">
                  <a:effectLst/>
                </a:endParaRPr>
              </a:p>
              <a:p>
                <a:pPr>
                  <a:defRPr/>
                </a:pPr>
                <a:r>
                  <a:rPr lang="en-GB" sz="1000" b="1" i="0" baseline="0">
                    <a:effectLst/>
                  </a:rPr>
                  <a:t>Difference</a:t>
                </a:r>
                <a:endParaRPr lang="en-GB" sz="1000">
                  <a:effectLst/>
                </a:endParaRPr>
              </a:p>
              <a:p>
                <a:pPr>
                  <a:defRPr/>
                </a:pPr>
                <a:endParaRPr lang="en-GB" sz="1000" b="0" i="0" baseline="0">
                  <a:effectLst/>
                </a:endParaRPr>
              </a:p>
              <a:p>
                <a:pPr>
                  <a:defRPr/>
                </a:pPr>
                <a:endParaRPr lang="en-GB" sz="1000" b="0" i="0" baseline="0">
                  <a:effectLst/>
                </a:endParaRPr>
              </a:p>
              <a:p>
                <a:pPr>
                  <a:defRPr/>
                </a:pPr>
                <a:r>
                  <a:rPr lang="en-GB" sz="1000" b="0" i="0" baseline="0">
                    <a:effectLst/>
                  </a:rPr>
                  <a:t>Our score lower</a:t>
                </a:r>
                <a:endParaRPr lang="en-GB" sz="1000">
                  <a:effectLst/>
                </a:endParaRPr>
              </a:p>
              <a:p>
                <a:pPr>
                  <a:defRPr/>
                </a:pPr>
                <a:endParaRPr lang="en-GB" sz="1000"/>
              </a:p>
            </c:rich>
          </c:tx>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98129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FF047D4-0BD9-488B-BDC5-7B3EFE57C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18</Pages>
  <Words>3642</Words>
  <Characters>20766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London School of Hygiene &amp; Tropical Medicine</Company>
  <LinksUpToDate>false</LinksUpToDate>
  <CharactersWithSpaces>24360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Herrett</dc:creator>
  <cp:keywords/>
  <dc:description/>
  <cp:lastModifiedBy>Jennifer Davidson</cp:lastModifiedBy>
  <cp:revision>5</cp:revision>
  <cp:lastPrinted>2019-11-04T10:17:00Z</cp:lastPrinted>
  <dcterms:created xsi:type="dcterms:W3CDTF">2020-04-08T08:44:00Z</dcterms:created>
  <dcterms:modified xsi:type="dcterms:W3CDTF">2021-12-10T14:54:00Z</dcterms:modified>
</cp:coreProperties>
</file>